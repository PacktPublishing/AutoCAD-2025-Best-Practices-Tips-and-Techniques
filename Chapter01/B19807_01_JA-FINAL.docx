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CC3C8E" w14:textId="72D5A636" w:rsidR="00675836" w:rsidRPr="00AF5B09" w:rsidRDefault="00F70941" w:rsidP="0012046D">
      <w:pPr>
        <w:pStyle w:val="H1-Chapter"/>
      </w:pPr>
      <w:commentRangeStart w:id="0"/>
      <w:commentRangeStart w:id="1"/>
      <w:r w:rsidRPr="00AF5B09">
        <w:t>1</w:t>
      </w:r>
      <w:commentRangeEnd w:id="0"/>
      <w:commentRangeEnd w:id="1"/>
      <w:r w:rsidR="00D9467A">
        <w:rPr>
          <w:rStyle w:val="CommentReference"/>
          <w:rFonts w:asciiTheme="minorHAnsi" w:eastAsia="Times New Roman" w:hAnsiTheme="minorHAnsi" w:cs="Times New Roman"/>
          <w:bCs w:val="0"/>
          <w:spacing w:val="0"/>
          <w:kern w:val="0"/>
        </w:rPr>
        <w:commentReference w:id="1"/>
      </w:r>
      <w:r w:rsidR="00D9467A">
        <w:rPr>
          <w:rStyle w:val="CommentReference"/>
          <w:rFonts w:asciiTheme="minorHAnsi" w:eastAsia="Times New Roman" w:hAnsiTheme="minorHAnsi" w:cs="Times New Roman"/>
          <w:bCs w:val="0"/>
          <w:spacing w:val="0"/>
          <w:kern w:val="0"/>
        </w:rPr>
        <w:commentReference w:id="0"/>
      </w:r>
    </w:p>
    <w:p w14:paraId="293BC3D7" w14:textId="17D51F1D" w:rsidR="00675836" w:rsidRPr="00AF5B09" w:rsidRDefault="00F70941" w:rsidP="0012046D">
      <w:pPr>
        <w:pStyle w:val="H1-Chapter"/>
      </w:pPr>
      <w:r w:rsidRPr="00AF5B09">
        <w:t xml:space="preserve">Using All of the </w:t>
      </w:r>
      <w:r w:rsidR="00560721" w:rsidRPr="00AF5B09">
        <w:t xml:space="preserve">AutoCAD </w:t>
      </w:r>
      <w:r w:rsidRPr="00AF5B09">
        <w:t>Interface</w:t>
      </w:r>
    </w:p>
    <w:p w14:paraId="13F98CDB" w14:textId="780F7B87" w:rsidR="0040648A" w:rsidRPr="00AF4418" w:rsidRDefault="00104BB7" w:rsidP="0012046D">
      <w:pPr>
        <w:pStyle w:val="P-Regular"/>
      </w:pPr>
      <w:r w:rsidRPr="00AF4418">
        <w:t xml:space="preserve">The </w:t>
      </w:r>
      <w:r w:rsidR="005C6718" w:rsidRPr="00AF4418">
        <w:t>o</w:t>
      </w:r>
      <w:r w:rsidR="00387E60" w:rsidRPr="00AF4418">
        <w:t>ut-</w:t>
      </w:r>
      <w:r w:rsidR="005C6718" w:rsidRPr="00AF4418">
        <w:t>o</w:t>
      </w:r>
      <w:r w:rsidR="00387E60" w:rsidRPr="00AF4418">
        <w:t>f-</w:t>
      </w:r>
      <w:r w:rsidR="005C6718" w:rsidRPr="00AF4418">
        <w:t>t</w:t>
      </w:r>
      <w:r w:rsidR="00387E60" w:rsidRPr="00AF4418">
        <w:t>he-</w:t>
      </w:r>
      <w:r w:rsidR="005C6718" w:rsidRPr="00AF4418">
        <w:t>b</w:t>
      </w:r>
      <w:r w:rsidR="00387E60" w:rsidRPr="00AF4418">
        <w:t xml:space="preserve">ox </w:t>
      </w:r>
      <w:r w:rsidRPr="00AF4418">
        <w:t xml:space="preserve">AutoCAD interface is </w:t>
      </w:r>
      <w:r w:rsidR="006127EC" w:rsidRPr="00AF4418">
        <w:t xml:space="preserve">a generic </w:t>
      </w:r>
      <w:r w:rsidR="00C061C9" w:rsidRPr="00AF4418">
        <w:t>compilation</w:t>
      </w:r>
      <w:r w:rsidR="006127EC" w:rsidRPr="00AF4418">
        <w:t xml:space="preserve"> of the most commonly used </w:t>
      </w:r>
      <w:r w:rsidR="00C061C9" w:rsidRPr="00AF4418">
        <w:t>features</w:t>
      </w:r>
      <w:r w:rsidR="006127EC" w:rsidRPr="00AF4418">
        <w:t xml:space="preserve">, which may </w:t>
      </w:r>
      <w:r w:rsidR="00C061C9" w:rsidRPr="00AF4418">
        <w:t xml:space="preserve">or may </w:t>
      </w:r>
      <w:r w:rsidR="006127EC" w:rsidRPr="00AF4418">
        <w:t xml:space="preserve">not be the right combination for </w:t>
      </w:r>
      <w:r w:rsidR="00C061C9" w:rsidRPr="00AF4418">
        <w:t>you.</w:t>
      </w:r>
      <w:r w:rsidR="006127EC" w:rsidRPr="00AF4418">
        <w:t xml:space="preserve"> </w:t>
      </w:r>
      <w:r w:rsidR="0040648A" w:rsidRPr="00AF4418">
        <w:t xml:space="preserve">Whether you are a novice or </w:t>
      </w:r>
      <w:r w:rsidR="00E71DCF" w:rsidRPr="00AF4418">
        <w:t xml:space="preserve">an </w:t>
      </w:r>
      <w:r w:rsidR="0040648A" w:rsidRPr="00AF4418">
        <w:t xml:space="preserve">experienced user, it is important that you learn the different methods for using this interface. </w:t>
      </w:r>
    </w:p>
    <w:p w14:paraId="33CB2E17" w14:textId="12D81D38" w:rsidR="00104BB7" w:rsidRPr="00AF4418" w:rsidRDefault="006127EC" w:rsidP="0012046D">
      <w:pPr>
        <w:pStyle w:val="P-Regular"/>
      </w:pPr>
      <w:r w:rsidRPr="00AF4418">
        <w:t xml:space="preserve">In this chapter, you will learn how to modify the default interface components </w:t>
      </w:r>
      <w:r w:rsidR="00C061C9" w:rsidRPr="00AF4418">
        <w:t xml:space="preserve">and </w:t>
      </w:r>
      <w:r w:rsidR="00307894" w:rsidRPr="00AF4418">
        <w:t xml:space="preserve">how to </w:t>
      </w:r>
      <w:r w:rsidR="0018272D" w:rsidRPr="00AF4418">
        <w:t>expose some</w:t>
      </w:r>
      <w:r w:rsidR="00C061C9" w:rsidRPr="00AF4418">
        <w:t xml:space="preserve"> </w:t>
      </w:r>
      <w:r w:rsidRPr="00AF4418">
        <w:t xml:space="preserve">hidden </w:t>
      </w:r>
      <w:r w:rsidR="0040648A" w:rsidRPr="00AF4418">
        <w:t>interface features</w:t>
      </w:r>
      <w:r w:rsidR="00C061C9" w:rsidRPr="00AF4418">
        <w:t xml:space="preserve"> to better match your use of the software.</w:t>
      </w:r>
      <w:r w:rsidRPr="00AF4418">
        <w:t xml:space="preserve"> </w:t>
      </w:r>
      <w:r w:rsidR="005C6718" w:rsidRPr="00AF4418">
        <w:t xml:space="preserve">You </w:t>
      </w:r>
      <w:r w:rsidR="00B43F59" w:rsidRPr="00AF4418">
        <w:t xml:space="preserve">will start by learning how to modify the display and functionality of the default windows. Then, </w:t>
      </w:r>
      <w:r w:rsidR="005C6718" w:rsidRPr="00AF4418">
        <w:t xml:space="preserve">you </w:t>
      </w:r>
      <w:r w:rsidR="00B43F59" w:rsidRPr="00AF4418">
        <w:t xml:space="preserve">will see how to optimize your coordinate input to match your use of AutoCAD. Next, </w:t>
      </w:r>
      <w:r w:rsidR="005C6718" w:rsidRPr="00AF4418">
        <w:t>you</w:t>
      </w:r>
      <w:r w:rsidR="00B43F59" w:rsidRPr="00AF4418">
        <w:t xml:space="preserve"> will move on to learn about the usage of hidden shortcut keys. Then</w:t>
      </w:r>
      <w:r w:rsidR="00595B9B" w:rsidRPr="00AF4418">
        <w:t>,</w:t>
      </w:r>
      <w:r w:rsidR="00B43F59" w:rsidRPr="00AF4418">
        <w:t xml:space="preserve"> </w:t>
      </w:r>
      <w:r w:rsidR="005C6718" w:rsidRPr="00AF4418">
        <w:t>you</w:t>
      </w:r>
      <w:r w:rsidR="00B43F59" w:rsidRPr="00AF4418">
        <w:t xml:space="preserve"> will see how </w:t>
      </w:r>
      <w:r w:rsidR="005C6718" w:rsidRPr="00AF4418">
        <w:t>to</w:t>
      </w:r>
      <w:r w:rsidR="00B43F59" w:rsidRPr="00AF4418">
        <w:t xml:space="preserve"> control object selections and the associated display options. Finally, </w:t>
      </w:r>
      <w:r w:rsidR="005C6718" w:rsidRPr="00AF4418">
        <w:t>you</w:t>
      </w:r>
      <w:r w:rsidR="00B43F59" w:rsidRPr="00AF4418">
        <w:t xml:space="preserve"> will customize the default </w:t>
      </w:r>
      <w:r w:rsidR="003952DB" w:rsidRPr="00AF4418">
        <w:t>Status Bar</w:t>
      </w:r>
      <w:r w:rsidR="00B43F59" w:rsidRPr="00AF4418">
        <w:t>.</w:t>
      </w:r>
    </w:p>
    <w:p w14:paraId="42E93888" w14:textId="2CB49BC0" w:rsidR="00104BB7" w:rsidRPr="00AF4418" w:rsidRDefault="00104BB7" w:rsidP="0012046D">
      <w:pPr>
        <w:pStyle w:val="P-Regular"/>
      </w:pPr>
      <w:r w:rsidRPr="00AF4418">
        <w:t>In this chapter,</w:t>
      </w:r>
      <w:r w:rsidR="005C6718" w:rsidRPr="00AF4418">
        <w:t xml:space="preserve"> </w:t>
      </w:r>
      <w:r w:rsidR="008E135D" w:rsidRPr="00AF4418">
        <w:t xml:space="preserve">you will </w:t>
      </w:r>
      <w:r w:rsidRPr="00AF4418">
        <w:t>cover the following topics:</w:t>
      </w:r>
    </w:p>
    <w:p w14:paraId="4B9A7161" w14:textId="77777777" w:rsidR="007609A2" w:rsidRDefault="007609A2" w:rsidP="0012046D">
      <w:pPr>
        <w:pStyle w:val="L-Bullets"/>
      </w:pPr>
      <w:r w:rsidRPr="00B43F59">
        <w:t>Taking Advantage of the New Features</w:t>
      </w:r>
    </w:p>
    <w:p w14:paraId="7EFC7013" w14:textId="77777777" w:rsidR="007609A2" w:rsidRDefault="007609A2" w:rsidP="0012046D">
      <w:pPr>
        <w:pStyle w:val="L-Bullets"/>
      </w:pPr>
      <w:r w:rsidRPr="00B43F59">
        <w:t>Controlling the Command Line</w:t>
      </w:r>
    </w:p>
    <w:p w14:paraId="356480F0" w14:textId="2FCE152F" w:rsidR="007609A2" w:rsidRDefault="007609A2" w:rsidP="0012046D">
      <w:pPr>
        <w:pStyle w:val="L-Bullets"/>
      </w:pPr>
      <w:r w:rsidRPr="000266CE">
        <w:t xml:space="preserve">Useful </w:t>
      </w:r>
      <w:r w:rsidR="00B337AF">
        <w:t>Dynamic Input</w:t>
      </w:r>
    </w:p>
    <w:p w14:paraId="5511CF4F" w14:textId="19A6CBB3" w:rsidR="00EC228D" w:rsidRDefault="00EC228D" w:rsidP="0012046D">
      <w:pPr>
        <w:pStyle w:val="L-Bullets"/>
      </w:pPr>
      <w:r>
        <w:t xml:space="preserve">Using </w:t>
      </w:r>
      <w:r w:rsidR="00B337AF">
        <w:t xml:space="preserve">the </w:t>
      </w:r>
      <w:r>
        <w:t xml:space="preserve">Clipboard </w:t>
      </w:r>
      <w:r w:rsidR="00B337AF">
        <w:t>E</w:t>
      </w:r>
      <w:r>
        <w:t>fficiently</w:t>
      </w:r>
    </w:p>
    <w:p w14:paraId="6BB350B9" w14:textId="77777777" w:rsidR="007609A2" w:rsidRDefault="007609A2" w:rsidP="0012046D">
      <w:pPr>
        <w:pStyle w:val="L-Bullets"/>
      </w:pPr>
      <w:r>
        <w:t>Using Temporary Overrides</w:t>
      </w:r>
    </w:p>
    <w:p w14:paraId="592CCBBB" w14:textId="77777777" w:rsidR="007609A2" w:rsidRPr="00B43F59" w:rsidRDefault="007609A2" w:rsidP="0012046D">
      <w:pPr>
        <w:pStyle w:val="L-Bullets"/>
      </w:pPr>
      <w:r>
        <w:t>Cycling in AutoCAD</w:t>
      </w:r>
    </w:p>
    <w:p w14:paraId="2690AEF6" w14:textId="77777777" w:rsidR="007609A2" w:rsidRPr="00B43F59" w:rsidRDefault="007609A2" w:rsidP="0012046D">
      <w:pPr>
        <w:pStyle w:val="L-Bullets"/>
      </w:pPr>
      <w:r>
        <w:t>Hidden in the ViewCube</w:t>
      </w:r>
    </w:p>
    <w:p w14:paraId="1794C7AC" w14:textId="77777777" w:rsidR="007609A2" w:rsidRPr="00B43F59" w:rsidRDefault="007609A2" w:rsidP="0012046D">
      <w:pPr>
        <w:pStyle w:val="L-Bullets"/>
      </w:pPr>
      <w:r w:rsidRPr="00B43F59">
        <w:t>Tailoring your Options</w:t>
      </w:r>
    </w:p>
    <w:p w14:paraId="41BCBCB8" w14:textId="66B6C1A9" w:rsidR="007609A2" w:rsidRPr="00B43F59" w:rsidRDefault="007609A2" w:rsidP="0012046D">
      <w:pPr>
        <w:pStyle w:val="L-Bullets"/>
      </w:pPr>
      <w:r w:rsidRPr="00B43F59">
        <w:t xml:space="preserve">Using </w:t>
      </w:r>
      <w:r w:rsidR="00ED5E0B">
        <w:t>File and Layout</w:t>
      </w:r>
      <w:r w:rsidR="00ED5E0B" w:rsidRPr="00B43F59">
        <w:t xml:space="preserve"> </w:t>
      </w:r>
      <w:r w:rsidRPr="00B43F59">
        <w:t>Tabs</w:t>
      </w:r>
    </w:p>
    <w:p w14:paraId="2B9DF095" w14:textId="56D61DD3" w:rsidR="00104BB7" w:rsidRDefault="008E135D" w:rsidP="0012046D">
      <w:pPr>
        <w:pStyle w:val="P-Regular"/>
      </w:pPr>
      <w:r>
        <w:t>By</w:t>
      </w:r>
      <w:r w:rsidR="00104BB7">
        <w:t xml:space="preserve"> the end of this chapter, </w:t>
      </w:r>
      <w:r w:rsidR="0054752A">
        <w:t>you will be able to optimize the interface to work more efficiently with</w:t>
      </w:r>
      <w:r w:rsidR="003810A6">
        <w:t>in</w:t>
      </w:r>
      <w:r w:rsidR="0054752A">
        <w:t xml:space="preserve"> your own </w:t>
      </w:r>
      <w:r w:rsidR="00EC1D86">
        <w:t>work environment</w:t>
      </w:r>
      <w:r w:rsidR="0054752A">
        <w:t xml:space="preserve">. </w:t>
      </w:r>
    </w:p>
    <w:p w14:paraId="003EDA41" w14:textId="421BF320" w:rsidR="00A7163E" w:rsidRPr="00B44546" w:rsidRDefault="00A7163E" w:rsidP="0012046D">
      <w:pPr>
        <w:pStyle w:val="H1-Section"/>
      </w:pPr>
      <w:r w:rsidRPr="00352636">
        <w:lastRenderedPageBreak/>
        <w:t>Technical requirements</w:t>
      </w:r>
    </w:p>
    <w:p w14:paraId="6EBD9FA1" w14:textId="77777777" w:rsidR="00C060F4" w:rsidRDefault="00307894" w:rsidP="0012046D">
      <w:pPr>
        <w:pStyle w:val="P-Regular"/>
      </w:pPr>
      <w:r>
        <w:t>You will need a computer with either Windows or macOS to complete this chapter's exercises</w:t>
      </w:r>
      <w:r w:rsidR="008F1582">
        <w:t>. I will be using the Windows environment for these examples</w:t>
      </w:r>
      <w:r w:rsidR="005C6718">
        <w:t xml:space="preserve">. </w:t>
      </w:r>
      <w:r w:rsidR="000D0B17">
        <w:t xml:space="preserve">Any version of AutoCAD will work, but it is recommended that you use the latest version </w:t>
      </w:r>
      <w:r w:rsidR="005C6718">
        <w:t xml:space="preserve">so your software </w:t>
      </w:r>
      <w:r w:rsidR="000D0B17">
        <w:t>match</w:t>
      </w:r>
      <w:r w:rsidR="005C6718">
        <w:t>es</w:t>
      </w:r>
      <w:r w:rsidR="000D0B17">
        <w:t xml:space="preserve"> the examples as close</w:t>
      </w:r>
      <w:r w:rsidR="005C6718">
        <w:t>ly</w:t>
      </w:r>
      <w:r w:rsidR="000D0B17">
        <w:t xml:space="preserve"> as possible. I will be using AutoCAD </w:t>
      </w:r>
      <w:r w:rsidR="00556367">
        <w:t xml:space="preserve">2025 </w:t>
      </w:r>
      <w:r w:rsidR="000D0B17">
        <w:t>throughout this book</w:t>
      </w:r>
      <w:r w:rsidR="004F1661">
        <w:t>,</w:t>
      </w:r>
      <w:r w:rsidR="009D35C5">
        <w:t xml:space="preserve"> and</w:t>
      </w:r>
      <w:r w:rsidR="004F1661">
        <w:t xml:space="preserve"> you can refer to the following link to confirm your hardware requirements</w:t>
      </w:r>
      <w:r w:rsidR="00DD2FC7">
        <w:t xml:space="preserve">: </w:t>
      </w:r>
    </w:p>
    <w:p w14:paraId="75E86FC0" w14:textId="29EFA337" w:rsidR="00F451D4" w:rsidRPr="007E6D65" w:rsidRDefault="00C060F4" w:rsidP="0012046D">
      <w:pPr>
        <w:pStyle w:val="P-Regular"/>
      </w:pPr>
      <w:r>
        <w:rPr>
          <w:rFonts w:ascii="Arial" w:hAnsi="Arial"/>
          <w:shd w:val="clear" w:color="auto" w:fill="00FA00"/>
        </w:rPr>
        <w:fldChar w:fldCharType="begin"/>
      </w:r>
      <w:r>
        <w:rPr>
          <w:rFonts w:ascii="Arial" w:hAnsi="Arial"/>
          <w:shd w:val="clear" w:color="auto" w:fill="00FA00"/>
        </w:rPr>
        <w:instrText>HYPERLINK "</w:instrText>
      </w:r>
      <w:r w:rsidRPr="00B44546">
        <w:instrText>https://www.autodesk.com/support/technical/article/caas/sfdcarticles/sfdcarticles/System-requirements-for-</w:instrText>
      </w:r>
      <w:r w:rsidRPr="00B44546">
        <w:rPr>
          <w:rStyle w:val="P-URL"/>
        </w:rPr>
        <w:instrText>AutoCAD</w:instrText>
      </w:r>
      <w:r w:rsidRPr="00B44546">
        <w:instrText>.html?us_oa=dotcom-us&amp;us_si=9b630dac-e4eb-4e94-b32d-01c1026e2a72&amp;us_st=system%20requirements%20for%20autocad</w:instrText>
      </w:r>
      <w:r>
        <w:rPr>
          <w:rFonts w:ascii="Arial" w:hAnsi="Arial"/>
          <w:shd w:val="clear" w:color="auto" w:fill="00FA00"/>
        </w:rPr>
        <w:instrText>"</w:instrText>
      </w:r>
      <w:r>
        <w:rPr>
          <w:rFonts w:ascii="Arial" w:hAnsi="Arial"/>
          <w:shd w:val="clear" w:color="auto" w:fill="00FA00"/>
        </w:rPr>
      </w:r>
      <w:r>
        <w:rPr>
          <w:rFonts w:ascii="Arial" w:hAnsi="Arial"/>
          <w:shd w:val="clear" w:color="auto" w:fill="00FA00"/>
        </w:rPr>
        <w:fldChar w:fldCharType="separate"/>
      </w:r>
      <w:r w:rsidRPr="00C060F4">
        <w:rPr>
          <w:rStyle w:val="Hyperlink"/>
          <w:rFonts w:ascii="Arial" w:hAnsi="Arial"/>
          <w:shd w:val="clear" w:color="auto" w:fill="00FA00"/>
        </w:rPr>
        <w:t>https://www.autodesk.com/support/technical/article/caas/sfdcarticles/sfdcarticles/System-requirements-for-AutoCAD.html?us_oa=dotcom-us&amp;us_si=9b630dac-e4eb-4e94-b32d-01c1026e2a72&amp;us_st=system%20requirements%20for%20autocad</w:t>
      </w:r>
      <w:ins w:id="2" w:author="jeanne aarhus" w:date="2024-06-12T17:32:00Z" w16du:dateUtc="2024-06-12T22:32:00Z">
        <w:r>
          <w:rPr>
            <w:rFonts w:ascii="Arial" w:hAnsi="Arial"/>
            <w:shd w:val="clear" w:color="auto" w:fill="00FA00"/>
          </w:rPr>
          <w:fldChar w:fldCharType="end"/>
        </w:r>
      </w:ins>
      <w:r w:rsidR="00DD2FC7" w:rsidRPr="00DD2FC7">
        <w:t>.</w:t>
      </w:r>
    </w:p>
    <w:p w14:paraId="0B8652DE" w14:textId="6FDAE142" w:rsidR="00CF10CB" w:rsidRPr="00C060F4" w:rsidRDefault="00CF10CB" w:rsidP="0012046D">
      <w:pPr>
        <w:pStyle w:val="H2-Heading"/>
      </w:pPr>
      <w:r w:rsidRPr="00C060F4">
        <w:t xml:space="preserve">Formatting </w:t>
      </w:r>
      <w:r w:rsidR="00DD2FC7" w:rsidRPr="00C060F4">
        <w:t>f</w:t>
      </w:r>
      <w:r w:rsidRPr="00C060F4">
        <w:t xml:space="preserve">ound in this </w:t>
      </w:r>
      <w:r w:rsidR="00DD2FC7" w:rsidRPr="00C060F4">
        <w:t>document</w:t>
      </w:r>
    </w:p>
    <w:p w14:paraId="7DBE923E" w14:textId="0C3059BF" w:rsidR="00CF10CB" w:rsidRPr="00DE4D94" w:rsidRDefault="00017871" w:rsidP="0012046D">
      <w:pPr>
        <w:pStyle w:val="P-Regular"/>
      </w:pPr>
      <w:r w:rsidRPr="00DE4D94">
        <w:t>COMMAND NAME</w:t>
      </w:r>
      <w:r w:rsidR="00AF4418">
        <w:t xml:space="preserve">: </w:t>
      </w:r>
      <w:r w:rsidR="00C93A20">
        <w:t xml:space="preserve">such as </w:t>
      </w:r>
      <w:r w:rsidR="00C66DE3">
        <w:t>LINE, POLYLINE</w:t>
      </w:r>
      <w:r w:rsidR="00C91EDE">
        <w:t>,</w:t>
      </w:r>
      <w:r w:rsidR="00C66DE3">
        <w:t xml:space="preserve"> and ERASE</w:t>
      </w:r>
    </w:p>
    <w:p w14:paraId="59C62B0F" w14:textId="35EFB6B3" w:rsidR="00017871" w:rsidRPr="004B79F3" w:rsidRDefault="00DE4D94" w:rsidP="0012046D">
      <w:pPr>
        <w:pStyle w:val="P-Regular"/>
        <w:rPr>
          <w:rStyle w:val="P-Italics"/>
        </w:rPr>
      </w:pPr>
      <w:r w:rsidRPr="00342943">
        <w:rPr>
          <w:rStyle w:val="P-Italics"/>
        </w:rPr>
        <w:t>Mouse Controls</w:t>
      </w:r>
      <w:r w:rsidR="00AF4418" w:rsidRPr="0018633A">
        <w:t>:</w:t>
      </w:r>
      <w:r w:rsidR="00AF4418">
        <w:rPr>
          <w:rStyle w:val="P-Italics"/>
        </w:rPr>
        <w:t xml:space="preserve"> </w:t>
      </w:r>
      <w:r w:rsidR="00C93A20">
        <w:t xml:space="preserve">such as </w:t>
      </w:r>
      <w:r w:rsidR="00C93A20" w:rsidRPr="004B79F3">
        <w:rPr>
          <w:rStyle w:val="P-Italics"/>
        </w:rPr>
        <w:t>right-click</w:t>
      </w:r>
      <w:r w:rsidR="00C93A20" w:rsidRPr="00C93A20">
        <w:t xml:space="preserve">, </w:t>
      </w:r>
      <w:r w:rsidR="004B79F3" w:rsidRPr="004B79F3">
        <w:rPr>
          <w:rStyle w:val="P-Italics"/>
        </w:rPr>
        <w:t>left-click</w:t>
      </w:r>
      <w:r w:rsidR="004B79F3">
        <w:t xml:space="preserve">, and </w:t>
      </w:r>
      <w:r w:rsidR="00C93A20" w:rsidRPr="004B79F3">
        <w:rPr>
          <w:rStyle w:val="P-Italics"/>
        </w:rPr>
        <w:t>left-click and drag</w:t>
      </w:r>
    </w:p>
    <w:p w14:paraId="70A14575" w14:textId="774668BE" w:rsidR="00DE4D94" w:rsidRPr="00EC6E43" w:rsidRDefault="00DE4D94" w:rsidP="0012046D">
      <w:pPr>
        <w:pStyle w:val="P-Regular"/>
      </w:pPr>
      <w:r w:rsidRPr="00C93A20">
        <w:rPr>
          <w:rStyle w:val="P-Italics"/>
        </w:rPr>
        <w:t xml:space="preserve">Keyboard </w:t>
      </w:r>
      <w:r w:rsidR="003952DB">
        <w:rPr>
          <w:rStyle w:val="P-Italics"/>
        </w:rPr>
        <w:t>Shortcuts</w:t>
      </w:r>
      <w:r w:rsidR="00AF4418" w:rsidRPr="0018633A">
        <w:t xml:space="preserve">: </w:t>
      </w:r>
      <w:r w:rsidR="00C93A20" w:rsidRPr="00AF4418">
        <w:t>such</w:t>
      </w:r>
      <w:r w:rsidR="00C93A20" w:rsidRPr="00C93A20">
        <w:t xml:space="preserve"> </w:t>
      </w:r>
      <w:r w:rsidR="00C93A20" w:rsidRPr="00EC6E43">
        <w:t xml:space="preserve">as </w:t>
      </w:r>
      <w:r w:rsidR="00C93A20" w:rsidRPr="004B0C62">
        <w:rPr>
          <w:rStyle w:val="P-Italics"/>
        </w:rPr>
        <w:t>Ctrl + F</w:t>
      </w:r>
      <w:r w:rsidR="00C93A20" w:rsidRPr="00EC6E43">
        <w:t xml:space="preserve">, </w:t>
      </w:r>
      <w:r w:rsidR="00C93A20" w:rsidRPr="004B0C62">
        <w:rPr>
          <w:rStyle w:val="P-Italics"/>
        </w:rPr>
        <w:t>Shift</w:t>
      </w:r>
      <w:r w:rsidR="00C93A20" w:rsidRPr="00EC6E43">
        <w:t xml:space="preserve">, and </w:t>
      </w:r>
      <w:r w:rsidR="00C93A20" w:rsidRPr="004B0C62">
        <w:rPr>
          <w:rStyle w:val="P-Italics"/>
        </w:rPr>
        <w:t>Esc</w:t>
      </w:r>
    </w:p>
    <w:p w14:paraId="3AE2934A" w14:textId="632D3310" w:rsidR="00C91F07" w:rsidRPr="00084B44" w:rsidRDefault="00C91F07" w:rsidP="0012046D">
      <w:pPr>
        <w:pStyle w:val="P-Regular"/>
        <w:rPr>
          <w:rStyle w:val="P-Code"/>
          <w:b/>
          <w:bCs/>
        </w:rPr>
      </w:pPr>
      <w:r w:rsidRPr="0076046A">
        <w:rPr>
          <w:rStyle w:val="P-Code"/>
        </w:rPr>
        <w:t>Key</w:t>
      </w:r>
      <w:r w:rsidR="00182F06">
        <w:rPr>
          <w:rStyle w:val="P-Code"/>
        </w:rPr>
        <w:t>-</w:t>
      </w:r>
      <w:r w:rsidRPr="0076046A">
        <w:rPr>
          <w:rStyle w:val="P-Code"/>
        </w:rPr>
        <w:t>in Commands</w:t>
      </w:r>
      <w:r w:rsidR="00AF4418" w:rsidRPr="0018633A">
        <w:t xml:space="preserve">: </w:t>
      </w:r>
      <w:r>
        <w:t xml:space="preserve">such as </w:t>
      </w:r>
      <w:r w:rsidRPr="00084B44">
        <w:rPr>
          <w:rStyle w:val="P-Code"/>
          <w:b/>
          <w:bCs/>
        </w:rPr>
        <w:t>COMMANDS</w:t>
      </w:r>
      <w:r>
        <w:t xml:space="preserve"> and </w:t>
      </w:r>
      <w:r w:rsidRPr="00084B44">
        <w:rPr>
          <w:rStyle w:val="P-Code"/>
          <w:b/>
          <w:bCs/>
        </w:rPr>
        <w:t>COMMAND OPTIONS</w:t>
      </w:r>
    </w:p>
    <w:p w14:paraId="0D50276C" w14:textId="656F3B91" w:rsidR="008C5395" w:rsidRDefault="008C5395" w:rsidP="0012046D">
      <w:pPr>
        <w:pStyle w:val="H2-Heading"/>
      </w:pPr>
      <w:r>
        <w:t xml:space="preserve">Command </w:t>
      </w:r>
      <w:r w:rsidR="00CF023B">
        <w:t>Locations</w:t>
      </w:r>
    </w:p>
    <w:p w14:paraId="149CEC80" w14:textId="596ACD6C" w:rsidR="00F75BAD" w:rsidRDefault="00F75BAD" w:rsidP="0012046D">
      <w:pPr>
        <w:pStyle w:val="P-Regular"/>
      </w:pPr>
      <w:r>
        <w:t xml:space="preserve">This table </w:t>
      </w:r>
      <w:r w:rsidR="00CE2703">
        <w:t>displays the various locations where you can find the command discussed. You should select the command location that best suits</w:t>
      </w:r>
      <w:r>
        <w:t xml:space="preserve"> your method of using AutoCAD.</w:t>
      </w:r>
    </w:p>
    <w:p w14:paraId="4F09C19C" w14:textId="7DEAA37A" w:rsidR="00CE2703" w:rsidRDefault="00663DDF" w:rsidP="0012046D">
      <w:pPr>
        <w:pStyle w:val="H3-Subheading"/>
      </w:pPr>
      <w:r>
        <w:t>Example:</w:t>
      </w:r>
    </w:p>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CE2703" w:rsidRPr="002C7130" w14:paraId="64E6840E" w14:textId="77777777" w:rsidTr="00D0129C">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74EB89FB" w14:textId="21383F1C" w:rsidR="00CE2703" w:rsidRPr="00E524B0" w:rsidRDefault="00CE2703" w:rsidP="00460A72">
            <w:pPr>
              <w:rPr>
                <w:b/>
                <w:bCs/>
              </w:rPr>
            </w:pPr>
            <w:r>
              <w:rPr>
                <w:b/>
                <w:bCs/>
              </w:rPr>
              <w:t>COMMAND NAME</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0B194E89" w14:textId="77777777" w:rsidR="00CE2703" w:rsidRPr="00E524B0" w:rsidRDefault="00CE2703" w:rsidP="00460A72">
            <w:pPr>
              <w:rPr>
                <w:b/>
                <w:bCs/>
              </w:rPr>
            </w:pPr>
            <w:r w:rsidRPr="00E524B0">
              <w:rPr>
                <w:b/>
                <w:bCs/>
              </w:rPr>
              <w:t>Command Locations</w:t>
            </w:r>
          </w:p>
        </w:tc>
      </w:tr>
      <w:tr w:rsidR="00CE2703" w:rsidRPr="002C7130" w14:paraId="569D2638" w14:textId="77777777" w:rsidTr="00D0129C">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none" w:sz="0" w:space="0" w:color="auto"/>
              <w:bottom w:val="single" w:sz="4" w:space="0" w:color="auto"/>
              <w:right w:val="none" w:sz="0" w:space="0" w:color="auto"/>
            </w:tcBorders>
            <w:shd w:val="clear" w:color="auto" w:fill="E2EFD9" w:themeFill="accent6" w:themeFillTint="33"/>
          </w:tcPr>
          <w:p w14:paraId="7A650651" w14:textId="77777777" w:rsidR="00CE2703" w:rsidRPr="002C7130" w:rsidRDefault="00CE2703" w:rsidP="00460A72">
            <w:r>
              <w:t>Ribbon</w:t>
            </w:r>
          </w:p>
        </w:tc>
        <w:tc>
          <w:tcPr>
            <w:tcW w:w="5869" w:type="dxa"/>
            <w:tcBorders>
              <w:top w:val="none" w:sz="0" w:space="0" w:color="auto"/>
              <w:left w:val="none" w:sz="0" w:space="0" w:color="auto"/>
              <w:bottom w:val="single" w:sz="4" w:space="0" w:color="auto"/>
            </w:tcBorders>
            <w:shd w:val="clear" w:color="auto" w:fill="E2EFD9" w:themeFill="accent6" w:themeFillTint="33"/>
          </w:tcPr>
          <w:p w14:paraId="10B04D96" w14:textId="0D7DA286" w:rsidR="00CE2703" w:rsidRPr="002C7130" w:rsidRDefault="00CE2703" w:rsidP="00460A72">
            <w:r>
              <w:t>Ribbon Tab Name</w:t>
            </w:r>
            <w:r w:rsidRPr="00E524B0">
              <w:t xml:space="preserve"> | </w:t>
            </w:r>
            <w:r>
              <w:t>Ribbon Group Name</w:t>
            </w:r>
            <w:r w:rsidRPr="00E524B0">
              <w:t xml:space="preserve"> | </w:t>
            </w:r>
            <w:r>
              <w:t>Command Name</w:t>
            </w:r>
          </w:p>
        </w:tc>
      </w:tr>
      <w:tr w:rsidR="00CE2703" w:rsidRPr="002C7130" w14:paraId="6B1D9C6A" w14:textId="77777777" w:rsidTr="00D0129C">
        <w:trPr>
          <w:cantSplit/>
        </w:trPr>
        <w:tc>
          <w:tcPr>
            <w:tcW w:w="2051" w:type="dxa"/>
            <w:tcBorders>
              <w:top w:val="single" w:sz="4" w:space="0" w:color="auto"/>
              <w:bottom w:val="single" w:sz="4" w:space="0" w:color="auto"/>
            </w:tcBorders>
            <w:shd w:val="clear" w:color="auto" w:fill="E2EFD9" w:themeFill="accent6" w:themeFillTint="33"/>
          </w:tcPr>
          <w:p w14:paraId="65D00B0F" w14:textId="325B60B0" w:rsidR="00CE2703" w:rsidRDefault="00CE2703" w:rsidP="00460A72">
            <w:r>
              <w:t>Right-click Menu</w:t>
            </w:r>
          </w:p>
        </w:tc>
        <w:tc>
          <w:tcPr>
            <w:tcW w:w="5869" w:type="dxa"/>
            <w:tcBorders>
              <w:top w:val="single" w:sz="4" w:space="0" w:color="auto"/>
              <w:bottom w:val="single" w:sz="4" w:space="0" w:color="auto"/>
            </w:tcBorders>
            <w:shd w:val="clear" w:color="auto" w:fill="E2EFD9" w:themeFill="accent6" w:themeFillTint="33"/>
          </w:tcPr>
          <w:p w14:paraId="79451AAF" w14:textId="6CB335BE" w:rsidR="00CE2703" w:rsidRDefault="00CE2703" w:rsidP="00460A72"/>
        </w:tc>
      </w:tr>
      <w:tr w:rsidR="00CE2703" w:rsidRPr="002C7130" w14:paraId="0D359EEC" w14:textId="77777777" w:rsidTr="00D0129C">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single" w:sz="4" w:space="0" w:color="auto"/>
              <w:bottom w:val="single" w:sz="4" w:space="0" w:color="auto"/>
            </w:tcBorders>
            <w:shd w:val="clear" w:color="auto" w:fill="E2EFD9" w:themeFill="accent6" w:themeFillTint="33"/>
          </w:tcPr>
          <w:p w14:paraId="51925CC7" w14:textId="785A3BBB" w:rsidR="00CE2703" w:rsidRDefault="00CE2703" w:rsidP="00460A72">
            <w:r>
              <w:t>QAT</w:t>
            </w:r>
          </w:p>
        </w:tc>
        <w:tc>
          <w:tcPr>
            <w:tcW w:w="5869" w:type="dxa"/>
            <w:tcBorders>
              <w:top w:val="single" w:sz="4" w:space="0" w:color="auto"/>
              <w:bottom w:val="single" w:sz="4" w:space="0" w:color="auto"/>
            </w:tcBorders>
            <w:shd w:val="clear" w:color="auto" w:fill="E2EFD9" w:themeFill="accent6" w:themeFillTint="33"/>
          </w:tcPr>
          <w:p w14:paraId="76FE19ED" w14:textId="3A1A113B" w:rsidR="00CE2703" w:rsidRDefault="00CE2703" w:rsidP="00460A72">
            <w:r>
              <w:t>DDL | COMMAND NAME</w:t>
            </w:r>
          </w:p>
        </w:tc>
      </w:tr>
      <w:tr w:rsidR="00CE2703" w:rsidRPr="002C7130" w14:paraId="3D6D8892" w14:textId="77777777" w:rsidTr="00D0129C">
        <w:trPr>
          <w:cantSplit/>
        </w:trPr>
        <w:tc>
          <w:tcPr>
            <w:tcW w:w="2051" w:type="dxa"/>
            <w:tcBorders>
              <w:top w:val="single" w:sz="4" w:space="0" w:color="auto"/>
            </w:tcBorders>
            <w:shd w:val="clear" w:color="auto" w:fill="E2EFD9" w:themeFill="accent6" w:themeFillTint="33"/>
          </w:tcPr>
          <w:p w14:paraId="6A067DA0" w14:textId="77777777" w:rsidR="00CE2703" w:rsidRDefault="00CE2703" w:rsidP="00460A72">
            <w:r>
              <w:t>Command Line</w:t>
            </w:r>
          </w:p>
        </w:tc>
        <w:tc>
          <w:tcPr>
            <w:tcW w:w="5869" w:type="dxa"/>
            <w:tcBorders>
              <w:top w:val="single" w:sz="4" w:space="0" w:color="auto"/>
            </w:tcBorders>
            <w:shd w:val="clear" w:color="auto" w:fill="E2EFD9" w:themeFill="accent6" w:themeFillTint="33"/>
          </w:tcPr>
          <w:p w14:paraId="160E4B5A" w14:textId="0E7144A9" w:rsidR="00CE2703" w:rsidRDefault="00CE2703" w:rsidP="00460A72">
            <w:r>
              <w:t>COMMAND (COMMAND ABBREVIATION)</w:t>
            </w:r>
          </w:p>
        </w:tc>
      </w:tr>
    </w:tbl>
    <w:p w14:paraId="52F6ABDD" w14:textId="77777777" w:rsidR="00CE2703" w:rsidRDefault="00CE2703" w:rsidP="00CE2703"/>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CE2703" w:rsidRPr="002C7130" w14:paraId="6CF56F67" w14:textId="77777777" w:rsidTr="0054345C">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6077AF6B" w14:textId="77777777" w:rsidR="00CE2703" w:rsidRPr="00E524B0" w:rsidRDefault="00CE2703" w:rsidP="00460A72">
            <w:pPr>
              <w:rPr>
                <w:b/>
                <w:bCs/>
              </w:rPr>
            </w:pPr>
            <w:r>
              <w:rPr>
                <w:b/>
                <w:bCs/>
              </w:rPr>
              <w:lastRenderedPageBreak/>
              <w:t>MATCHPROP</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6A918DAF" w14:textId="77777777" w:rsidR="00CE2703" w:rsidRPr="00E524B0" w:rsidRDefault="00CE2703" w:rsidP="00460A72">
            <w:pPr>
              <w:rPr>
                <w:b/>
                <w:bCs/>
              </w:rPr>
            </w:pPr>
            <w:r w:rsidRPr="00E524B0">
              <w:rPr>
                <w:b/>
                <w:bCs/>
              </w:rPr>
              <w:t>Command Locations</w:t>
            </w:r>
          </w:p>
        </w:tc>
      </w:tr>
      <w:tr w:rsidR="00CE2703" w:rsidRPr="002C7130" w14:paraId="1241B83C" w14:textId="77777777" w:rsidTr="0054345C">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none" w:sz="0" w:space="0" w:color="auto"/>
              <w:bottom w:val="single" w:sz="4" w:space="0" w:color="auto"/>
              <w:right w:val="none" w:sz="0" w:space="0" w:color="auto"/>
            </w:tcBorders>
            <w:shd w:val="clear" w:color="auto" w:fill="E2EFD9" w:themeFill="accent6" w:themeFillTint="33"/>
          </w:tcPr>
          <w:p w14:paraId="1EBFB3C9" w14:textId="77777777" w:rsidR="00CE2703" w:rsidRPr="002C7130" w:rsidRDefault="00CE2703" w:rsidP="00460A72">
            <w:r>
              <w:t>Ribbon</w:t>
            </w:r>
          </w:p>
        </w:tc>
        <w:tc>
          <w:tcPr>
            <w:tcW w:w="5869" w:type="dxa"/>
            <w:tcBorders>
              <w:top w:val="none" w:sz="0" w:space="0" w:color="auto"/>
              <w:left w:val="none" w:sz="0" w:space="0" w:color="auto"/>
              <w:bottom w:val="single" w:sz="4" w:space="0" w:color="auto"/>
            </w:tcBorders>
            <w:shd w:val="clear" w:color="auto" w:fill="E2EFD9" w:themeFill="accent6" w:themeFillTint="33"/>
          </w:tcPr>
          <w:p w14:paraId="3B60F91E" w14:textId="77777777" w:rsidR="00CE2703" w:rsidRPr="002C7130" w:rsidRDefault="00CE2703" w:rsidP="00460A72">
            <w:r>
              <w:t>Home</w:t>
            </w:r>
            <w:r w:rsidRPr="00E524B0">
              <w:t xml:space="preserve"> | </w:t>
            </w:r>
            <w:r>
              <w:t>Properties</w:t>
            </w:r>
            <w:r w:rsidRPr="00E524B0">
              <w:t xml:space="preserve"> | </w:t>
            </w:r>
            <w:r>
              <w:t>Match Properties</w:t>
            </w:r>
          </w:p>
        </w:tc>
      </w:tr>
      <w:tr w:rsidR="00CE2703" w:rsidRPr="002C7130" w14:paraId="566AFE3F" w14:textId="77777777" w:rsidTr="0054345C">
        <w:trPr>
          <w:cantSplit/>
        </w:trPr>
        <w:tc>
          <w:tcPr>
            <w:tcW w:w="2051" w:type="dxa"/>
            <w:tcBorders>
              <w:top w:val="single" w:sz="4" w:space="0" w:color="auto"/>
              <w:bottom w:val="single" w:sz="4" w:space="0" w:color="auto"/>
            </w:tcBorders>
            <w:shd w:val="clear" w:color="auto" w:fill="E2EFD9" w:themeFill="accent6" w:themeFillTint="33"/>
          </w:tcPr>
          <w:p w14:paraId="7E45A272" w14:textId="77777777" w:rsidR="00CE2703" w:rsidRDefault="00CE2703" w:rsidP="00460A72">
            <w:r>
              <w:t>QAT</w:t>
            </w:r>
          </w:p>
        </w:tc>
        <w:tc>
          <w:tcPr>
            <w:tcW w:w="5869" w:type="dxa"/>
            <w:tcBorders>
              <w:top w:val="single" w:sz="4" w:space="0" w:color="auto"/>
              <w:bottom w:val="single" w:sz="4" w:space="0" w:color="auto"/>
            </w:tcBorders>
            <w:shd w:val="clear" w:color="auto" w:fill="E2EFD9" w:themeFill="accent6" w:themeFillTint="33"/>
          </w:tcPr>
          <w:p w14:paraId="5075E8A6" w14:textId="77777777" w:rsidR="00CE2703" w:rsidRDefault="00CE2703" w:rsidP="00460A72">
            <w:r>
              <w:t>Drop-Down-List | Match Properties</w:t>
            </w:r>
          </w:p>
        </w:tc>
      </w:tr>
      <w:tr w:rsidR="00CE2703" w:rsidRPr="002C7130" w14:paraId="74EFE3C7" w14:textId="77777777" w:rsidTr="0054345C">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single" w:sz="4" w:space="0" w:color="auto"/>
            </w:tcBorders>
            <w:shd w:val="clear" w:color="auto" w:fill="E2EFD9" w:themeFill="accent6" w:themeFillTint="33"/>
          </w:tcPr>
          <w:p w14:paraId="61A89DD6" w14:textId="77777777" w:rsidR="00CE2703" w:rsidRDefault="00CE2703" w:rsidP="00460A72">
            <w:r>
              <w:t>Command Line</w:t>
            </w:r>
          </w:p>
        </w:tc>
        <w:tc>
          <w:tcPr>
            <w:tcW w:w="5869" w:type="dxa"/>
            <w:tcBorders>
              <w:top w:val="single" w:sz="4" w:space="0" w:color="auto"/>
            </w:tcBorders>
            <w:shd w:val="clear" w:color="auto" w:fill="E2EFD9" w:themeFill="accent6" w:themeFillTint="33"/>
          </w:tcPr>
          <w:p w14:paraId="1CBC0A9D" w14:textId="77777777" w:rsidR="00CE2703" w:rsidRDefault="00CE2703" w:rsidP="00460A72">
            <w:r>
              <w:t>MATCHPROP</w:t>
            </w:r>
          </w:p>
        </w:tc>
      </w:tr>
    </w:tbl>
    <w:p w14:paraId="6A070989" w14:textId="77777777" w:rsidR="00CE2703" w:rsidRPr="00CE2703" w:rsidRDefault="00CE2703" w:rsidP="00CE2703"/>
    <w:p w14:paraId="5A141213" w14:textId="32257F9D" w:rsidR="008C5395" w:rsidRDefault="008C5395" w:rsidP="0012046D">
      <w:pPr>
        <w:pStyle w:val="H2-Heading"/>
      </w:pPr>
      <w:r>
        <w:t xml:space="preserve">System </w:t>
      </w:r>
      <w:r w:rsidR="00CF023B">
        <w:t>Variables</w:t>
      </w:r>
    </w:p>
    <w:p w14:paraId="02B266D0" w14:textId="561A5316" w:rsidR="00EF338C" w:rsidRDefault="00581F72" w:rsidP="0012046D">
      <w:pPr>
        <w:pStyle w:val="P-Regular"/>
      </w:pPr>
      <w:r>
        <w:t>This table will display each system variable as it is used throughout the book. It includes the description, settings</w:t>
      </w:r>
      <w:r w:rsidR="005C6718">
        <w:t>,</w:t>
      </w:r>
      <w:r>
        <w:t xml:space="preserve"> and all </w:t>
      </w:r>
      <w:r w:rsidR="005C6718">
        <w:t xml:space="preserve">the available </w:t>
      </w:r>
      <w:r>
        <w:t xml:space="preserve">variable options. </w:t>
      </w:r>
    </w:p>
    <w:tbl>
      <w:tblPr>
        <w:tblStyle w:val="MediumList2-Accent1"/>
        <w:tblpPr w:leftFromText="187" w:rightFromText="187" w:vertAnchor="text" w:horzAnchor="margin" w:tblpY="476"/>
        <w:tblOverlap w:val="never"/>
        <w:tblW w:w="7920" w:type="dxa"/>
        <w:tblBorders>
          <w:top w:val="none" w:sz="0" w:space="0" w:color="auto"/>
          <w:left w:val="none" w:sz="0" w:space="0" w:color="auto"/>
          <w:bottom w:val="none" w:sz="0" w:space="0" w:color="auto"/>
          <w:right w:val="none" w:sz="0" w:space="0" w:color="auto"/>
          <w:insideH w:val="single" w:sz="4"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E056B6" w:rsidRPr="002C7130" w14:paraId="331032F8" w14:textId="77777777" w:rsidTr="00E056B6">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3E78DF62" w14:textId="77777777" w:rsidR="00E056B6" w:rsidRPr="00E563BE" w:rsidRDefault="00E056B6" w:rsidP="00E056B6">
            <w:pPr>
              <w:rPr>
                <w:b/>
                <w:bCs/>
              </w:rPr>
            </w:pPr>
            <w:r w:rsidRPr="00E563BE">
              <w:rPr>
                <w:b/>
                <w:bCs/>
              </w:rPr>
              <w:t>CUI</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3E1E7F8E" w14:textId="77777777" w:rsidR="00E056B6" w:rsidRPr="00E563BE" w:rsidRDefault="00E056B6" w:rsidP="00E056B6">
            <w:pPr>
              <w:rPr>
                <w:b/>
                <w:bCs/>
              </w:rPr>
            </w:pPr>
            <w:r w:rsidRPr="00E563BE">
              <w:rPr>
                <w:b/>
                <w:bCs/>
              </w:rPr>
              <w:t>Command Locations</w:t>
            </w:r>
          </w:p>
        </w:tc>
      </w:tr>
      <w:tr w:rsidR="00E056B6" w:rsidRPr="002C7130" w14:paraId="0C55BA7D" w14:textId="77777777" w:rsidTr="00E056B6">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none" w:sz="0" w:space="0" w:color="auto"/>
              <w:bottom w:val="none" w:sz="0" w:space="0" w:color="auto"/>
              <w:right w:val="none" w:sz="0" w:space="0" w:color="auto"/>
            </w:tcBorders>
            <w:shd w:val="clear" w:color="auto" w:fill="E2EFD9" w:themeFill="accent6" w:themeFillTint="33"/>
          </w:tcPr>
          <w:p w14:paraId="0F801968" w14:textId="77777777" w:rsidR="00E056B6" w:rsidRPr="002C7130" w:rsidRDefault="00E056B6" w:rsidP="00E056B6">
            <w:r>
              <w:t>Ribbon</w:t>
            </w:r>
          </w:p>
        </w:tc>
        <w:tc>
          <w:tcPr>
            <w:tcW w:w="5869" w:type="dxa"/>
            <w:tcBorders>
              <w:top w:val="none" w:sz="0" w:space="0" w:color="auto"/>
              <w:left w:val="none" w:sz="0" w:space="0" w:color="auto"/>
              <w:bottom w:val="none" w:sz="0" w:space="0" w:color="auto"/>
            </w:tcBorders>
            <w:shd w:val="clear" w:color="auto" w:fill="E2EFD9" w:themeFill="accent6" w:themeFillTint="33"/>
          </w:tcPr>
          <w:p w14:paraId="405B5EEF" w14:textId="77777777" w:rsidR="00E056B6" w:rsidRPr="002C7130" w:rsidRDefault="00E056B6" w:rsidP="00E056B6">
            <w:r>
              <w:t>Manage | Customization | User Interface</w:t>
            </w:r>
          </w:p>
        </w:tc>
      </w:tr>
      <w:tr w:rsidR="00E056B6" w:rsidRPr="002C7130" w14:paraId="42C062E7" w14:textId="77777777" w:rsidTr="00E056B6">
        <w:trPr>
          <w:cantSplit/>
        </w:trPr>
        <w:tc>
          <w:tcPr>
            <w:tcW w:w="2051" w:type="dxa"/>
            <w:shd w:val="clear" w:color="auto" w:fill="E2EFD9" w:themeFill="accent6" w:themeFillTint="33"/>
          </w:tcPr>
          <w:p w14:paraId="4FE001B6" w14:textId="77777777" w:rsidR="00E056B6" w:rsidRDefault="00E056B6" w:rsidP="00E056B6">
            <w:r>
              <w:t>Menu</w:t>
            </w:r>
          </w:p>
        </w:tc>
        <w:tc>
          <w:tcPr>
            <w:tcW w:w="5869" w:type="dxa"/>
            <w:shd w:val="clear" w:color="auto" w:fill="E2EFD9" w:themeFill="accent6" w:themeFillTint="33"/>
          </w:tcPr>
          <w:p w14:paraId="5FAE74B6" w14:textId="77777777" w:rsidR="00E056B6" w:rsidRDefault="00E056B6" w:rsidP="00E056B6"/>
        </w:tc>
      </w:tr>
      <w:tr w:rsidR="00E056B6" w:rsidRPr="002C7130" w14:paraId="2A125B21" w14:textId="77777777" w:rsidTr="00E056B6">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none" w:sz="0" w:space="0" w:color="auto"/>
              <w:bottom w:val="none" w:sz="0" w:space="0" w:color="auto"/>
              <w:right w:val="none" w:sz="0" w:space="0" w:color="auto"/>
            </w:tcBorders>
            <w:shd w:val="clear" w:color="auto" w:fill="E2EFD9" w:themeFill="accent6" w:themeFillTint="33"/>
          </w:tcPr>
          <w:p w14:paraId="699F0A43" w14:textId="77777777" w:rsidR="00E056B6" w:rsidRDefault="00E056B6" w:rsidP="00E056B6">
            <w:r>
              <w:t>Command Line</w:t>
            </w:r>
          </w:p>
        </w:tc>
        <w:tc>
          <w:tcPr>
            <w:tcW w:w="5869" w:type="dxa"/>
            <w:tcBorders>
              <w:top w:val="none" w:sz="0" w:space="0" w:color="auto"/>
              <w:left w:val="none" w:sz="0" w:space="0" w:color="auto"/>
              <w:bottom w:val="none" w:sz="0" w:space="0" w:color="auto"/>
            </w:tcBorders>
            <w:shd w:val="clear" w:color="auto" w:fill="E2EFD9" w:themeFill="accent6" w:themeFillTint="33"/>
          </w:tcPr>
          <w:p w14:paraId="15599E15" w14:textId="77777777" w:rsidR="00E056B6" w:rsidRDefault="00E056B6" w:rsidP="00E056B6">
            <w:r>
              <w:t>CUI (CUI)</w:t>
            </w:r>
          </w:p>
        </w:tc>
      </w:tr>
    </w:tbl>
    <w:p w14:paraId="3B57F403" w14:textId="77777777" w:rsidR="00E056B6" w:rsidRDefault="00E056B6" w:rsidP="00E056B6">
      <w:bookmarkStart w:id="3" w:name="_Hlk166498367"/>
    </w:p>
    <w:p w14:paraId="2CF8BBEE" w14:textId="787854BE" w:rsidR="00235983" w:rsidRDefault="00235983" w:rsidP="0012046D">
      <w:pPr>
        <w:pStyle w:val="H3-Subheading"/>
      </w:pPr>
      <w:r>
        <w:t>Example:</w:t>
      </w:r>
    </w:p>
    <w:tbl>
      <w:tblPr>
        <w:tblStyle w:val="MediumList2-Accent1"/>
        <w:tblW w:w="9540" w:type="dxa"/>
        <w:tblBorders>
          <w:top w:val="none" w:sz="0" w:space="0" w:color="auto"/>
          <w:left w:val="none" w:sz="0" w:space="0" w:color="auto"/>
          <w:bottom w:val="none" w:sz="0" w:space="0" w:color="auto"/>
          <w:right w:val="none" w:sz="0" w:space="0" w:color="auto"/>
        </w:tblBorders>
        <w:tblLayout w:type="fixed"/>
        <w:tblLook w:val="0420" w:firstRow="1" w:lastRow="0" w:firstColumn="0" w:lastColumn="0" w:noHBand="0" w:noVBand="1"/>
      </w:tblPr>
      <w:tblGrid>
        <w:gridCol w:w="1800"/>
        <w:gridCol w:w="7740"/>
      </w:tblGrid>
      <w:tr w:rsidR="00EF338C" w:rsidRPr="00AB52E0" w14:paraId="516651FA" w14:textId="77777777" w:rsidTr="00460A72">
        <w:trPr>
          <w:cnfStyle w:val="100000000000" w:firstRow="1" w:lastRow="0" w:firstColumn="0" w:lastColumn="0" w:oddVBand="0" w:evenVBand="0" w:oddHBand="0" w:evenHBand="0" w:firstRowFirstColumn="0" w:firstRowLastColumn="0" w:lastRowFirstColumn="0" w:lastRowLastColumn="0"/>
        </w:trPr>
        <w:tc>
          <w:tcPr>
            <w:tcW w:w="9540" w:type="dxa"/>
            <w:gridSpan w:val="2"/>
            <w:tcBorders>
              <w:bottom w:val="single" w:sz="4" w:space="0" w:color="auto"/>
            </w:tcBorders>
            <w:shd w:val="clear" w:color="auto" w:fill="auto"/>
            <w:noWrap/>
          </w:tcPr>
          <w:p w14:paraId="23B77DEA" w14:textId="202BD3BE" w:rsidR="00EF338C" w:rsidRPr="001F28F3" w:rsidRDefault="00EF338C" w:rsidP="00460A72">
            <w:r w:rsidRPr="00261562">
              <w:rPr>
                <w:b/>
                <w:bCs/>
              </w:rPr>
              <w:t>VARIABLE</w:t>
            </w:r>
            <w:r w:rsidRPr="001F28F3">
              <w:rPr>
                <w:bCs/>
              </w:rPr>
              <w:t xml:space="preserve"> </w:t>
            </w:r>
            <w:r w:rsidRPr="001F28F3">
              <w:rPr>
                <w:b/>
                <w:bCs/>
              </w:rPr>
              <w:t>NAME</w:t>
            </w:r>
          </w:p>
        </w:tc>
      </w:tr>
      <w:tr w:rsidR="00EF338C" w:rsidRPr="00AB52E0" w14:paraId="4F0A37E2" w14:textId="77777777" w:rsidTr="00460A72">
        <w:trPr>
          <w:cnfStyle w:val="000000100000" w:firstRow="0" w:lastRow="0" w:firstColumn="0" w:lastColumn="0" w:oddVBand="0" w:evenVBand="0" w:oddHBand="1" w:evenHBand="0" w:firstRowFirstColumn="0" w:firstRowLastColumn="0" w:lastRowFirstColumn="0" w:lastRowLastColumn="0"/>
        </w:trPr>
        <w:tc>
          <w:tcPr>
            <w:tcW w:w="9540" w:type="dxa"/>
            <w:gridSpan w:val="2"/>
            <w:tcBorders>
              <w:top w:val="single" w:sz="4" w:space="0" w:color="auto"/>
            </w:tcBorders>
            <w:shd w:val="clear" w:color="auto" w:fill="C5E0B3" w:themeFill="accent6" w:themeFillTint="66"/>
            <w:noWrap/>
          </w:tcPr>
          <w:p w14:paraId="5D63B7BD" w14:textId="151E6F87" w:rsidR="00EF338C" w:rsidRDefault="00EF338C" w:rsidP="00EF338C">
            <w:pPr>
              <w:pStyle w:val="P-Regular"/>
              <w:spacing w:before="0" w:after="0" w:line="257" w:lineRule="auto"/>
            </w:pPr>
            <w:r>
              <w:t>Description</w:t>
            </w:r>
          </w:p>
          <w:p w14:paraId="4D9E1BE2" w14:textId="77777777" w:rsidR="009645BF" w:rsidRDefault="009645BF" w:rsidP="00EF338C">
            <w:pPr>
              <w:pStyle w:val="P-Regular"/>
              <w:spacing w:before="0" w:after="0" w:line="257" w:lineRule="auto"/>
            </w:pPr>
          </w:p>
          <w:p w14:paraId="558CB848" w14:textId="5FFD811D" w:rsidR="00EF338C" w:rsidRPr="00AB52E0" w:rsidRDefault="00EF338C" w:rsidP="00EF338C">
            <w:pPr>
              <w:pStyle w:val="P-Regular"/>
              <w:spacing w:before="0" w:after="0" w:line="257" w:lineRule="auto"/>
            </w:pPr>
            <w:r>
              <w:t>Type:</w:t>
            </w:r>
            <w:r>
              <w:tab/>
            </w:r>
            <w:r>
              <w:tab/>
            </w:r>
            <w:r w:rsidR="00772821">
              <w:t>Variable Type</w:t>
            </w:r>
          </w:p>
          <w:p w14:paraId="12868E35" w14:textId="5DF73997" w:rsidR="00EF338C" w:rsidRPr="00AB52E0" w:rsidRDefault="00EF338C" w:rsidP="00EF338C">
            <w:pPr>
              <w:pStyle w:val="P-Regular"/>
              <w:spacing w:before="0" w:after="0" w:line="257" w:lineRule="auto"/>
            </w:pPr>
            <w:r w:rsidRPr="00AB52E0">
              <w:t xml:space="preserve">Saved in: </w:t>
            </w:r>
            <w:r>
              <w:tab/>
            </w:r>
            <w:r w:rsidR="00772821">
              <w:t>Saved Location</w:t>
            </w:r>
          </w:p>
        </w:tc>
      </w:tr>
      <w:tr w:rsidR="00EF338C" w:rsidRPr="00AB52E0" w14:paraId="0E0F918D" w14:textId="77777777" w:rsidTr="00772821">
        <w:tc>
          <w:tcPr>
            <w:tcW w:w="1800" w:type="dxa"/>
            <w:tcBorders>
              <w:top w:val="nil"/>
              <w:left w:val="nil"/>
              <w:bottom w:val="single" w:sz="4" w:space="0" w:color="000000" w:themeColor="text1"/>
              <w:right w:val="nil"/>
            </w:tcBorders>
            <w:shd w:val="clear" w:color="auto" w:fill="E2EFD9" w:themeFill="accent6" w:themeFillTint="33"/>
            <w:noWrap/>
          </w:tcPr>
          <w:p w14:paraId="560EAE85" w14:textId="0F4BEA05" w:rsidR="00EF338C" w:rsidRPr="00AB52E0" w:rsidRDefault="00772821" w:rsidP="00460A72">
            <w:r>
              <w:t>Value 1</w:t>
            </w:r>
          </w:p>
        </w:tc>
        <w:tc>
          <w:tcPr>
            <w:tcW w:w="7740" w:type="dxa"/>
            <w:tcBorders>
              <w:top w:val="nil"/>
              <w:left w:val="nil"/>
              <w:bottom w:val="single" w:sz="4" w:space="0" w:color="000000" w:themeColor="text1"/>
              <w:right w:val="nil"/>
            </w:tcBorders>
            <w:shd w:val="clear" w:color="auto" w:fill="E2EFD9" w:themeFill="accent6" w:themeFillTint="33"/>
            <w:noWrap/>
          </w:tcPr>
          <w:p w14:paraId="0C4A00DB" w14:textId="2F34F413" w:rsidR="00EF338C" w:rsidRPr="00AB52E0" w:rsidRDefault="00772821" w:rsidP="00460A72">
            <w:r>
              <w:t>Setting description</w:t>
            </w:r>
          </w:p>
        </w:tc>
      </w:tr>
      <w:tr w:rsidR="00EF338C" w:rsidRPr="00AB52E0" w14:paraId="759D2EA3" w14:textId="77777777" w:rsidTr="00772821">
        <w:trPr>
          <w:cnfStyle w:val="000000100000" w:firstRow="0" w:lastRow="0" w:firstColumn="0" w:lastColumn="0" w:oddVBand="0" w:evenVBand="0" w:oddHBand="1" w:evenHBand="0" w:firstRowFirstColumn="0" w:firstRowLastColumn="0" w:lastRowFirstColumn="0" w:lastRowLastColumn="0"/>
        </w:trPr>
        <w:tc>
          <w:tcPr>
            <w:tcW w:w="1800" w:type="dxa"/>
            <w:tcBorders>
              <w:top w:val="single" w:sz="4" w:space="0" w:color="000000" w:themeColor="text1"/>
              <w:left w:val="nil"/>
              <w:bottom w:val="single" w:sz="4" w:space="0" w:color="000000" w:themeColor="text1"/>
            </w:tcBorders>
            <w:shd w:val="clear" w:color="auto" w:fill="E2EFD9" w:themeFill="accent6" w:themeFillTint="33"/>
            <w:noWrap/>
          </w:tcPr>
          <w:p w14:paraId="064F8659" w14:textId="17103844" w:rsidR="00EF338C" w:rsidRPr="00AB52E0" w:rsidRDefault="00772821" w:rsidP="00460A72">
            <w:r>
              <w:t>Value 2</w:t>
            </w:r>
          </w:p>
        </w:tc>
        <w:tc>
          <w:tcPr>
            <w:tcW w:w="7740" w:type="dxa"/>
            <w:tcBorders>
              <w:top w:val="single" w:sz="4" w:space="0" w:color="000000" w:themeColor="text1"/>
              <w:bottom w:val="single" w:sz="4" w:space="0" w:color="000000" w:themeColor="text1"/>
              <w:right w:val="nil"/>
            </w:tcBorders>
            <w:shd w:val="clear" w:color="auto" w:fill="E2EFD9" w:themeFill="accent6" w:themeFillTint="33"/>
            <w:noWrap/>
          </w:tcPr>
          <w:p w14:paraId="33E1B9AF" w14:textId="49FD7CD3" w:rsidR="00EF338C" w:rsidRPr="00AB52E0" w:rsidRDefault="00772821" w:rsidP="00460A72">
            <w:r>
              <w:t>Setting description</w:t>
            </w:r>
          </w:p>
        </w:tc>
      </w:tr>
      <w:tr w:rsidR="00EF338C" w:rsidRPr="00AB52E0" w14:paraId="3376B434" w14:textId="77777777" w:rsidTr="00772821">
        <w:tc>
          <w:tcPr>
            <w:tcW w:w="1800" w:type="dxa"/>
            <w:tcBorders>
              <w:top w:val="single" w:sz="4" w:space="0" w:color="000000" w:themeColor="text1"/>
              <w:left w:val="nil"/>
            </w:tcBorders>
            <w:shd w:val="clear" w:color="auto" w:fill="E2EFD9" w:themeFill="accent6" w:themeFillTint="33"/>
            <w:noWrap/>
          </w:tcPr>
          <w:p w14:paraId="148A8016" w14:textId="2E81BB6C" w:rsidR="00EF338C" w:rsidRPr="00AB52E0" w:rsidRDefault="00772821" w:rsidP="00460A72">
            <w:r>
              <w:t>Value 3</w:t>
            </w:r>
            <w:r w:rsidR="00EF338C">
              <w:t xml:space="preserve"> (default)</w:t>
            </w:r>
          </w:p>
        </w:tc>
        <w:tc>
          <w:tcPr>
            <w:tcW w:w="7740" w:type="dxa"/>
            <w:tcBorders>
              <w:top w:val="single" w:sz="4" w:space="0" w:color="000000" w:themeColor="text1"/>
              <w:right w:val="nil"/>
            </w:tcBorders>
            <w:shd w:val="clear" w:color="auto" w:fill="E2EFD9" w:themeFill="accent6" w:themeFillTint="33"/>
            <w:noWrap/>
          </w:tcPr>
          <w:p w14:paraId="20608FBB" w14:textId="43D95227" w:rsidR="00EF338C" w:rsidRDefault="00772821" w:rsidP="00460A72">
            <w:r>
              <w:t>Setting description</w:t>
            </w:r>
          </w:p>
        </w:tc>
      </w:tr>
      <w:bookmarkEnd w:id="3"/>
      <w:tr w:rsidR="009A47E2" w:rsidRPr="00AB52E0" w14:paraId="5D7C42B0" w14:textId="77777777" w:rsidTr="004B7F58">
        <w:trPr>
          <w:cnfStyle w:val="000000100000" w:firstRow="0" w:lastRow="0" w:firstColumn="0" w:lastColumn="0" w:oddVBand="0" w:evenVBand="0" w:oddHBand="1" w:evenHBand="0" w:firstRowFirstColumn="0" w:firstRowLastColumn="0" w:lastRowFirstColumn="0" w:lastRowLastColumn="0"/>
        </w:trPr>
        <w:tc>
          <w:tcPr>
            <w:tcW w:w="9540" w:type="dxa"/>
            <w:gridSpan w:val="2"/>
            <w:tcBorders>
              <w:bottom w:val="single" w:sz="4" w:space="0" w:color="auto"/>
            </w:tcBorders>
            <w:shd w:val="clear" w:color="auto" w:fill="auto"/>
            <w:noWrap/>
          </w:tcPr>
          <w:p w14:paraId="24376F81" w14:textId="77777777" w:rsidR="00EF338C" w:rsidRPr="001F28F3" w:rsidRDefault="00EF338C" w:rsidP="0012046D">
            <w:pPr>
              <w:rPr>
                <w:b/>
              </w:rPr>
            </w:pPr>
          </w:p>
          <w:p w14:paraId="4D29F3D6" w14:textId="2925A4FE" w:rsidR="008C5395" w:rsidRPr="00791C84" w:rsidRDefault="008C5395" w:rsidP="0012046D">
            <w:r w:rsidRPr="00261562">
              <w:rPr>
                <w:b/>
              </w:rPr>
              <w:t>SELECTIONPREVIEW</w:t>
            </w:r>
          </w:p>
        </w:tc>
      </w:tr>
      <w:tr w:rsidR="009A47E2" w:rsidRPr="00AB52E0" w14:paraId="114884AF" w14:textId="77777777" w:rsidTr="004B7F58">
        <w:tc>
          <w:tcPr>
            <w:tcW w:w="9540" w:type="dxa"/>
            <w:gridSpan w:val="2"/>
            <w:tcBorders>
              <w:top w:val="single" w:sz="4" w:space="0" w:color="auto"/>
            </w:tcBorders>
            <w:shd w:val="clear" w:color="auto" w:fill="C5E0B3" w:themeFill="accent6" w:themeFillTint="66"/>
            <w:noWrap/>
          </w:tcPr>
          <w:p w14:paraId="03175400" w14:textId="77777777" w:rsidR="008C5395" w:rsidRDefault="008C5395" w:rsidP="00772821">
            <w:pPr>
              <w:pStyle w:val="P-Regular"/>
              <w:spacing w:before="0" w:after="0" w:line="257" w:lineRule="auto"/>
            </w:pPr>
            <w:r>
              <w:t xml:space="preserve">Objects are highlighted when the </w:t>
            </w:r>
            <w:proofErr w:type="spellStart"/>
            <w:r>
              <w:t>pickbox</w:t>
            </w:r>
            <w:proofErr w:type="spellEnd"/>
            <w:r>
              <w:t xml:space="preserve"> cursor rolls over them. The highlighting indicates that the object would be selected if you clicked it. The setting is stored as a </w:t>
            </w:r>
            <w:proofErr w:type="spellStart"/>
            <w:r>
              <w:t>bitcode</w:t>
            </w:r>
            <w:proofErr w:type="spellEnd"/>
            <w:r>
              <w:t xml:space="preserve"> using the sum of the following values:</w:t>
            </w:r>
          </w:p>
          <w:p w14:paraId="6E540C22" w14:textId="77777777" w:rsidR="00772821" w:rsidRDefault="00772821" w:rsidP="00772821">
            <w:pPr>
              <w:pStyle w:val="P-Regular"/>
              <w:spacing w:before="0" w:after="0" w:line="257" w:lineRule="auto"/>
            </w:pPr>
          </w:p>
          <w:p w14:paraId="30FE335B" w14:textId="6BF01644" w:rsidR="008C5395" w:rsidRPr="00AB52E0" w:rsidRDefault="008C5395" w:rsidP="00772821">
            <w:pPr>
              <w:pStyle w:val="P-Regular"/>
              <w:spacing w:before="0" w:after="0" w:line="257" w:lineRule="auto"/>
            </w:pPr>
            <w:r>
              <w:t>Type:</w:t>
            </w:r>
            <w:r>
              <w:tab/>
            </w:r>
            <w:r w:rsidR="00923868">
              <w:tab/>
            </w:r>
            <w:proofErr w:type="spellStart"/>
            <w:r>
              <w:t>Bitcode</w:t>
            </w:r>
            <w:proofErr w:type="spellEnd"/>
          </w:p>
          <w:p w14:paraId="2304FC1C" w14:textId="77777777" w:rsidR="008C5395" w:rsidRPr="00AB52E0" w:rsidRDefault="008C5395" w:rsidP="00772821">
            <w:pPr>
              <w:pStyle w:val="P-Regular"/>
              <w:spacing w:before="0" w:after="0" w:line="257" w:lineRule="auto"/>
            </w:pPr>
            <w:r w:rsidRPr="00AB52E0">
              <w:t xml:space="preserve">Saved in: </w:t>
            </w:r>
            <w:r>
              <w:tab/>
            </w:r>
            <w:r w:rsidRPr="00AB52E0">
              <w:t>Registry</w:t>
            </w:r>
          </w:p>
        </w:tc>
      </w:tr>
      <w:tr w:rsidR="009A47E2" w:rsidRPr="00AB52E0" w14:paraId="7EEAB757" w14:textId="77777777" w:rsidTr="00772821">
        <w:trPr>
          <w:cnfStyle w:val="000000100000" w:firstRow="0" w:lastRow="0" w:firstColumn="0" w:lastColumn="0" w:oddVBand="0" w:evenVBand="0" w:oddHBand="1" w:evenHBand="0" w:firstRowFirstColumn="0" w:firstRowLastColumn="0" w:lastRowFirstColumn="0" w:lastRowLastColumn="0"/>
        </w:trPr>
        <w:tc>
          <w:tcPr>
            <w:tcW w:w="1800" w:type="dxa"/>
            <w:tcBorders>
              <w:left w:val="nil"/>
              <w:bottom w:val="single" w:sz="4" w:space="0" w:color="000000" w:themeColor="text1"/>
            </w:tcBorders>
            <w:shd w:val="clear" w:color="auto" w:fill="E2EFD9" w:themeFill="accent6" w:themeFillTint="33"/>
            <w:noWrap/>
          </w:tcPr>
          <w:p w14:paraId="2616DE21" w14:textId="77777777" w:rsidR="008C5395" w:rsidRPr="00AB52E0" w:rsidRDefault="008C5395" w:rsidP="0012046D">
            <w:r w:rsidRPr="00AB52E0">
              <w:lastRenderedPageBreak/>
              <w:t>0</w:t>
            </w:r>
          </w:p>
        </w:tc>
        <w:tc>
          <w:tcPr>
            <w:tcW w:w="7740" w:type="dxa"/>
            <w:tcBorders>
              <w:bottom w:val="single" w:sz="4" w:space="0" w:color="000000" w:themeColor="text1"/>
              <w:right w:val="nil"/>
            </w:tcBorders>
            <w:shd w:val="clear" w:color="auto" w:fill="E2EFD9" w:themeFill="accent6" w:themeFillTint="33"/>
            <w:noWrap/>
          </w:tcPr>
          <w:p w14:paraId="56546670" w14:textId="77777777" w:rsidR="008C5395" w:rsidRPr="00AB52E0" w:rsidRDefault="008C5395" w:rsidP="0012046D">
            <w:r>
              <w:t xml:space="preserve">OFF (will </w:t>
            </w:r>
            <w:r w:rsidRPr="004B2032">
              <w:t>improv</w:t>
            </w:r>
            <w:r>
              <w:t>e</w:t>
            </w:r>
            <w:r w:rsidRPr="004B2032">
              <w:t xml:space="preserve"> the performance of AutoCAD</w:t>
            </w:r>
            <w:r>
              <w:t>)</w:t>
            </w:r>
          </w:p>
        </w:tc>
      </w:tr>
      <w:tr w:rsidR="007E6D65" w:rsidRPr="00AB52E0" w14:paraId="2A148890" w14:textId="77777777" w:rsidTr="00772821">
        <w:tc>
          <w:tcPr>
            <w:tcW w:w="1800" w:type="dxa"/>
            <w:tcBorders>
              <w:top w:val="single" w:sz="4" w:space="0" w:color="000000" w:themeColor="text1"/>
              <w:left w:val="nil"/>
              <w:bottom w:val="single" w:sz="4" w:space="0" w:color="000000" w:themeColor="text1"/>
            </w:tcBorders>
            <w:shd w:val="clear" w:color="auto" w:fill="E2EFD9" w:themeFill="accent6" w:themeFillTint="33"/>
            <w:noWrap/>
          </w:tcPr>
          <w:p w14:paraId="0D8890F3" w14:textId="77777777" w:rsidR="008C5395" w:rsidRPr="00AB52E0" w:rsidRDefault="008C5395" w:rsidP="0012046D">
            <w:r w:rsidRPr="00AB52E0">
              <w:t>1</w:t>
            </w:r>
          </w:p>
        </w:tc>
        <w:tc>
          <w:tcPr>
            <w:tcW w:w="7740" w:type="dxa"/>
            <w:tcBorders>
              <w:top w:val="single" w:sz="4" w:space="0" w:color="000000" w:themeColor="text1"/>
              <w:bottom w:val="single" w:sz="4" w:space="0" w:color="000000" w:themeColor="text1"/>
              <w:right w:val="nil"/>
            </w:tcBorders>
            <w:shd w:val="clear" w:color="auto" w:fill="E2EFD9" w:themeFill="accent6" w:themeFillTint="33"/>
            <w:noWrap/>
          </w:tcPr>
          <w:p w14:paraId="4B2D75FF" w14:textId="4221B659" w:rsidR="008C5395" w:rsidRPr="00AB52E0" w:rsidRDefault="008C5395" w:rsidP="0012046D">
            <w:r w:rsidRPr="00AB52E0">
              <w:t>O</w:t>
            </w:r>
            <w:r>
              <w:t xml:space="preserve">N when no commands are active </w:t>
            </w:r>
            <w:r w:rsidRPr="00AB52E0">
              <w:t>(the list dialog does not display)</w:t>
            </w:r>
          </w:p>
        </w:tc>
      </w:tr>
      <w:tr w:rsidR="009A47E2" w:rsidRPr="00AB52E0" w14:paraId="51501B01" w14:textId="77777777" w:rsidTr="00772821">
        <w:trPr>
          <w:cnfStyle w:val="000000100000" w:firstRow="0" w:lastRow="0" w:firstColumn="0" w:lastColumn="0" w:oddVBand="0" w:evenVBand="0" w:oddHBand="1" w:evenHBand="0" w:firstRowFirstColumn="0" w:firstRowLastColumn="0" w:lastRowFirstColumn="0" w:lastRowLastColumn="0"/>
        </w:trPr>
        <w:tc>
          <w:tcPr>
            <w:tcW w:w="1800" w:type="dxa"/>
            <w:tcBorders>
              <w:top w:val="single" w:sz="4" w:space="0" w:color="000000" w:themeColor="text1"/>
              <w:left w:val="nil"/>
              <w:bottom w:val="single" w:sz="4" w:space="0" w:color="000000" w:themeColor="text1"/>
            </w:tcBorders>
            <w:shd w:val="clear" w:color="auto" w:fill="E2EFD9" w:themeFill="accent6" w:themeFillTint="33"/>
            <w:noWrap/>
          </w:tcPr>
          <w:p w14:paraId="70C7B661" w14:textId="77777777" w:rsidR="008C5395" w:rsidRPr="00AB52E0" w:rsidRDefault="008C5395" w:rsidP="0012046D">
            <w:r w:rsidRPr="00AB52E0">
              <w:t>2</w:t>
            </w:r>
          </w:p>
        </w:tc>
        <w:tc>
          <w:tcPr>
            <w:tcW w:w="7740" w:type="dxa"/>
            <w:tcBorders>
              <w:top w:val="single" w:sz="4" w:space="0" w:color="000000" w:themeColor="text1"/>
              <w:bottom w:val="single" w:sz="4" w:space="0" w:color="000000" w:themeColor="text1"/>
              <w:right w:val="nil"/>
            </w:tcBorders>
            <w:shd w:val="clear" w:color="auto" w:fill="E2EFD9" w:themeFill="accent6" w:themeFillTint="33"/>
            <w:noWrap/>
          </w:tcPr>
          <w:p w14:paraId="38AC9EAD" w14:textId="225D3958" w:rsidR="008C5395" w:rsidRPr="00AB52E0" w:rsidRDefault="008C5395" w:rsidP="0012046D">
            <w:r>
              <w:t>ON when a command prompts for object selection</w:t>
            </w:r>
            <w:r w:rsidRPr="00AB52E0">
              <w:t xml:space="preserve"> (the list dialog displays the selected objects that you can cycle through)</w:t>
            </w:r>
          </w:p>
        </w:tc>
      </w:tr>
      <w:tr w:rsidR="007E6D65" w:rsidRPr="00AB52E0" w14:paraId="1A5DAB30" w14:textId="77777777" w:rsidTr="00772821">
        <w:tc>
          <w:tcPr>
            <w:tcW w:w="1800" w:type="dxa"/>
            <w:tcBorders>
              <w:top w:val="single" w:sz="4" w:space="0" w:color="000000" w:themeColor="text1"/>
              <w:left w:val="nil"/>
            </w:tcBorders>
            <w:shd w:val="clear" w:color="auto" w:fill="E2EFD9" w:themeFill="accent6" w:themeFillTint="33"/>
            <w:noWrap/>
          </w:tcPr>
          <w:p w14:paraId="0928CC22" w14:textId="77777777" w:rsidR="008C5395" w:rsidRPr="00AB52E0" w:rsidRDefault="008C5395" w:rsidP="0012046D">
            <w:r>
              <w:t>3 (default)</w:t>
            </w:r>
          </w:p>
        </w:tc>
        <w:tc>
          <w:tcPr>
            <w:tcW w:w="7740" w:type="dxa"/>
            <w:tcBorders>
              <w:top w:val="single" w:sz="4" w:space="0" w:color="000000" w:themeColor="text1"/>
              <w:right w:val="nil"/>
            </w:tcBorders>
            <w:shd w:val="clear" w:color="auto" w:fill="E2EFD9" w:themeFill="accent6" w:themeFillTint="33"/>
            <w:noWrap/>
          </w:tcPr>
          <w:p w14:paraId="7D2BF4DD" w14:textId="4A8C9E3C" w:rsidR="008C5395" w:rsidRDefault="008C5395" w:rsidP="0012046D">
            <w:r>
              <w:t xml:space="preserve">ON when you </w:t>
            </w:r>
            <w:r w:rsidR="00CF023B">
              <w:t>“</w:t>
            </w:r>
            <w:r>
              <w:t>hover</w:t>
            </w:r>
            <w:r w:rsidR="00CF023B">
              <w:t>”</w:t>
            </w:r>
            <w:r>
              <w:t xml:space="preserve"> over an object</w:t>
            </w:r>
          </w:p>
        </w:tc>
      </w:tr>
    </w:tbl>
    <w:p w14:paraId="4C39CB72" w14:textId="0BA7F9C8" w:rsidR="00E0450A" w:rsidRDefault="00E0450A" w:rsidP="0012046D">
      <w:pPr>
        <w:pStyle w:val="H2-Heading"/>
      </w:pPr>
      <w:r>
        <w:t>To get the most out of this book</w:t>
      </w:r>
    </w:p>
    <w:p w14:paraId="603EC21C" w14:textId="6D6DA39B" w:rsidR="00E0450A" w:rsidRDefault="00E0450A" w:rsidP="0012046D">
      <w:pPr>
        <w:pStyle w:val="P-Regular"/>
      </w:pPr>
      <w:r>
        <w:t>This book assumes you are reading it chronologically</w:t>
      </w:r>
      <w:r w:rsidR="005C6718">
        <w:t xml:space="preserve">. </w:t>
      </w:r>
      <w:r>
        <w:t xml:space="preserve">If a topic is explained earlier in an exercise, it might not be repeated again later. </w:t>
      </w:r>
    </w:p>
    <w:p w14:paraId="62A98303" w14:textId="1E51563A" w:rsidR="00E0450A" w:rsidRDefault="00E0450A" w:rsidP="0012046D">
      <w:pPr>
        <w:pStyle w:val="P-Regular"/>
      </w:pPr>
      <w:r>
        <w:t xml:space="preserve">This document has some conventions that you should </w:t>
      </w:r>
      <w:r w:rsidR="001F2C86">
        <w:t>know</w:t>
      </w:r>
      <w:r>
        <w:t xml:space="preserve"> to help you understand and follow the steps provided.</w:t>
      </w:r>
    </w:p>
    <w:p w14:paraId="5CA150AD" w14:textId="0CDDC805" w:rsidR="008F1582" w:rsidRDefault="008F1582" w:rsidP="0012046D">
      <w:pPr>
        <w:pStyle w:val="P-Regular"/>
      </w:pPr>
      <w:r>
        <w:t xml:space="preserve">You can download the complete </w:t>
      </w:r>
      <w:r w:rsidR="000D0B17">
        <w:t>profile and exercises</w:t>
      </w:r>
      <w:r>
        <w:t xml:space="preserve"> on GitHub at</w:t>
      </w:r>
      <w:r w:rsidR="005C6718">
        <w:t xml:space="preserve"> the following URL</w:t>
      </w:r>
      <w:r>
        <w:t xml:space="preserve">: </w:t>
      </w:r>
    </w:p>
    <w:p w14:paraId="0EADB4DD" w14:textId="68B8A00B" w:rsidR="001B3B4C" w:rsidRDefault="00000000" w:rsidP="0012046D">
      <w:pPr>
        <w:pStyle w:val="P-Regular"/>
      </w:pPr>
      <w:hyperlink r:id="rId16" w:history="1">
        <w:r w:rsidR="001B3B4C" w:rsidRPr="0013481F">
          <w:rPr>
            <w:rStyle w:val="Hyperlink"/>
            <w:rFonts w:ascii="Arial" w:hAnsi="Arial"/>
            <w:shd w:val="clear" w:color="auto" w:fill="00FA00"/>
          </w:rPr>
          <w:t>https://github.com/PacktPublishing/AutoCAD-2025-Best-Practices-Tips-and-Techniques</w:t>
        </w:r>
      </w:hyperlink>
      <w:r w:rsidR="0076046A" w:rsidRPr="0076046A">
        <w:t>.</w:t>
      </w:r>
    </w:p>
    <w:p w14:paraId="3ABDCB64" w14:textId="6B617F22" w:rsidR="00B048E8" w:rsidRDefault="00B048E8" w:rsidP="0018633A">
      <w:pPr>
        <w:pStyle w:val="SP-Editorial"/>
        <w:rPr>
          <w:rStyle w:val="P-URL"/>
        </w:rPr>
      </w:pPr>
      <w:r>
        <w:t>To the PD: Please convert all the green tables above as images.</w:t>
      </w:r>
    </w:p>
    <w:p w14:paraId="7E7D2DE6" w14:textId="1C6C0916" w:rsidR="00F31365" w:rsidRDefault="00F31365" w:rsidP="0012046D">
      <w:pPr>
        <w:pStyle w:val="H1-Section"/>
      </w:pPr>
      <w:r w:rsidRPr="00F31365">
        <w:t xml:space="preserve">Taking </w:t>
      </w:r>
      <w:r w:rsidR="005C6718">
        <w:t>a</w:t>
      </w:r>
      <w:r w:rsidRPr="00F31365">
        <w:t xml:space="preserve">dvantage of the </w:t>
      </w:r>
      <w:r w:rsidR="005C6718">
        <w:t>n</w:t>
      </w:r>
      <w:r w:rsidRPr="00F31365">
        <w:t xml:space="preserve">ew </w:t>
      </w:r>
      <w:r w:rsidR="005C6718">
        <w:t>f</w:t>
      </w:r>
      <w:r w:rsidRPr="00F31365">
        <w:t>eatures</w:t>
      </w:r>
    </w:p>
    <w:p w14:paraId="6FB07FC6" w14:textId="76988255" w:rsidR="004337A6" w:rsidRDefault="001B3B4C" w:rsidP="0012046D">
      <w:pPr>
        <w:pStyle w:val="P-Regular"/>
      </w:pPr>
      <w:r>
        <w:t>In this section</w:t>
      </w:r>
      <w:r w:rsidR="005C6718">
        <w:t>,</w:t>
      </w:r>
      <w:r>
        <w:t xml:space="preserve"> we will learn how to use the new interface features found in the most recent versions of AutoCAD. </w:t>
      </w:r>
      <w:r w:rsidR="00A330EF">
        <w:t>Using the newest features can improve your overall use of the software.</w:t>
      </w:r>
    </w:p>
    <w:p w14:paraId="4ED3CA25" w14:textId="7DFEB55D" w:rsidR="00955448" w:rsidRDefault="001E304C" w:rsidP="0012046D">
      <w:pPr>
        <w:pStyle w:val="P-Regular"/>
      </w:pPr>
      <w:r>
        <w:t xml:space="preserve">First, let’s </w:t>
      </w:r>
      <w:r w:rsidR="000106AC">
        <w:t>examine</w:t>
      </w:r>
      <w:r>
        <w:t xml:space="preserve"> the new “</w:t>
      </w:r>
      <w:r w:rsidR="005C6718">
        <w:t>f</w:t>
      </w:r>
      <w:r>
        <w:t>loating</w:t>
      </w:r>
      <w:r w:rsidR="00415C17">
        <w:t>”</w:t>
      </w:r>
      <w:r>
        <w:t xml:space="preserve"> </w:t>
      </w:r>
      <w:r w:rsidR="00415C17">
        <w:t>or “</w:t>
      </w:r>
      <w:r w:rsidR="005C6718">
        <w:t>u</w:t>
      </w:r>
      <w:r w:rsidR="00415C17">
        <w:t>ndocked” drawing windows</w:t>
      </w:r>
      <w:r>
        <w:t xml:space="preserve"> to take advantage of large and multiple monitor configurations.</w:t>
      </w:r>
    </w:p>
    <w:p w14:paraId="23F12BBE" w14:textId="5BB6D4B4" w:rsidR="00F31365" w:rsidRDefault="0023164F" w:rsidP="0012046D">
      <w:pPr>
        <w:pStyle w:val="H2-Heading"/>
      </w:pPr>
      <w:r w:rsidRPr="00F31365">
        <w:t xml:space="preserve">Floating </w:t>
      </w:r>
      <w:r>
        <w:t>Drawing W</w:t>
      </w:r>
      <w:r w:rsidRPr="00F31365">
        <w:t>indows</w:t>
      </w:r>
    </w:p>
    <w:p w14:paraId="1C4BB3FB" w14:textId="50D1169A" w:rsidR="00EC37B9" w:rsidRDefault="003E4A34" w:rsidP="0012046D">
      <w:pPr>
        <w:pStyle w:val="P-Regular"/>
      </w:pPr>
      <w:r>
        <w:t>In this exercise, we will discuss how to take advantage of using m</w:t>
      </w:r>
      <w:r w:rsidR="00EC37B9">
        <w:t>ore than one monitor</w:t>
      </w:r>
      <w:r>
        <w:t>.</w:t>
      </w:r>
      <w:r w:rsidR="00EC37B9">
        <w:t xml:space="preserve"> </w:t>
      </w:r>
      <w:r>
        <w:t xml:space="preserve">With </w:t>
      </w:r>
      <w:r w:rsidR="007167EF">
        <w:t>multiple monitors</w:t>
      </w:r>
      <w:r>
        <w:t xml:space="preserve">, </w:t>
      </w:r>
      <w:r w:rsidR="00EC37B9">
        <w:t xml:space="preserve">you might </w:t>
      </w:r>
      <w:r>
        <w:t xml:space="preserve">prefer </w:t>
      </w:r>
      <w:r w:rsidR="00EC37B9">
        <w:t xml:space="preserve">to “float” your </w:t>
      </w:r>
      <w:r w:rsidR="00C11871">
        <w:t xml:space="preserve">drawing </w:t>
      </w:r>
      <w:r w:rsidR="00EC37B9">
        <w:t>windows to take advantage of that second monitor.</w:t>
      </w:r>
      <w:r w:rsidR="00AF1E7B">
        <w:t xml:space="preserve"> T</w:t>
      </w:r>
      <w:r w:rsidR="00AF1E7B" w:rsidRPr="00AF1E7B">
        <w:t xml:space="preserve">he benefit of a </w:t>
      </w:r>
      <w:r w:rsidR="009F7599">
        <w:t>“</w:t>
      </w:r>
      <w:r w:rsidR="00AF1E7B" w:rsidRPr="00AF1E7B">
        <w:t>floating</w:t>
      </w:r>
      <w:r w:rsidR="009F7599">
        <w:t>”</w:t>
      </w:r>
      <w:r w:rsidR="00AF1E7B" w:rsidRPr="00AF1E7B">
        <w:t xml:space="preserve"> </w:t>
      </w:r>
      <w:r w:rsidR="00C11871">
        <w:t xml:space="preserve">drawing </w:t>
      </w:r>
      <w:r w:rsidR="00AF1E7B" w:rsidRPr="00AF1E7B">
        <w:t xml:space="preserve">window </w:t>
      </w:r>
      <w:r w:rsidR="00AF1E7B">
        <w:t xml:space="preserve">may not </w:t>
      </w:r>
      <w:r w:rsidR="00AF1E7B">
        <w:lastRenderedPageBreak/>
        <w:t>be</w:t>
      </w:r>
      <w:r w:rsidR="00AF1E7B" w:rsidRPr="00AF1E7B">
        <w:t xml:space="preserve"> immediately apparent, </w:t>
      </w:r>
      <w:r w:rsidR="005C6718">
        <w:t xml:space="preserve">so </w:t>
      </w:r>
      <w:r w:rsidR="00AF1E7B" w:rsidRPr="00AF1E7B">
        <w:t xml:space="preserve">let me </w:t>
      </w:r>
      <w:r w:rsidR="00C0673E">
        <w:t>demonstrate</w:t>
      </w:r>
      <w:r w:rsidR="00AF1E7B" w:rsidRPr="00AF1E7B">
        <w:t xml:space="preserve"> how it can help you with your workflow</w:t>
      </w:r>
      <w:r w:rsidR="00955448">
        <w:t>:</w:t>
      </w:r>
      <w:r w:rsidR="00C0673E">
        <w:t xml:space="preserve"> </w:t>
      </w:r>
    </w:p>
    <w:p w14:paraId="62961814" w14:textId="55E3B29E" w:rsidR="00C0673E" w:rsidRDefault="00C0673E" w:rsidP="0012046D">
      <w:pPr>
        <w:pStyle w:val="L-Bullets"/>
      </w:pPr>
      <w:r>
        <w:t xml:space="preserve">You can </w:t>
      </w:r>
      <w:r w:rsidR="007167EF">
        <w:t>take advantage of</w:t>
      </w:r>
      <w:r>
        <w:t xml:space="preserve"> multiple monitors </w:t>
      </w:r>
      <w:r w:rsidR="00C11871">
        <w:t xml:space="preserve">by placing separate drawing windows on each monitor. This is </w:t>
      </w:r>
      <w:r>
        <w:t xml:space="preserve">more </w:t>
      </w:r>
      <w:r w:rsidR="00C11871">
        <w:t xml:space="preserve">efficient </w:t>
      </w:r>
      <w:r>
        <w:t xml:space="preserve">than just stretching </w:t>
      </w:r>
      <w:r w:rsidR="00261ED7">
        <w:t xml:space="preserve">a single drawing window </w:t>
      </w:r>
      <w:r>
        <w:t xml:space="preserve">across </w:t>
      </w:r>
      <w:r w:rsidR="00261ED7">
        <w:t xml:space="preserve">multiple </w:t>
      </w:r>
      <w:r>
        <w:t>monitors.</w:t>
      </w:r>
    </w:p>
    <w:p w14:paraId="516A7BBA" w14:textId="2DD2CC43" w:rsidR="00AF1E7B" w:rsidRDefault="00324A3E" w:rsidP="0012046D">
      <w:pPr>
        <w:pStyle w:val="L-Bullets"/>
      </w:pPr>
      <w:r>
        <w:t xml:space="preserve">You can use </w:t>
      </w:r>
      <w:r w:rsidR="00C0673E">
        <w:t>floating windows</w:t>
      </w:r>
      <w:r>
        <w:t xml:space="preserve"> to </w:t>
      </w:r>
      <w:r w:rsidR="00C0673E">
        <w:t>run commands</w:t>
      </w:r>
      <w:r>
        <w:t xml:space="preserve"> </w:t>
      </w:r>
      <w:r w:rsidR="00AF1E7B">
        <w:t>between two drawing files.</w:t>
      </w:r>
    </w:p>
    <w:p w14:paraId="4A5E639D" w14:textId="239BE0A0" w:rsidR="00324A3E" w:rsidRDefault="000E416F" w:rsidP="0012046D">
      <w:pPr>
        <w:pStyle w:val="P-Regular"/>
      </w:pPr>
      <w:r>
        <w:t>Each of t</w:t>
      </w:r>
      <w:r w:rsidR="00B62811" w:rsidRPr="00B62811">
        <w:t>he floating window</w:t>
      </w:r>
      <w:r w:rsidR="00340812">
        <w:t>s</w:t>
      </w:r>
      <w:r w:rsidR="00B62811" w:rsidRPr="00B62811">
        <w:t xml:space="preserve"> has its own </w:t>
      </w:r>
      <w:r w:rsidR="00AF531C">
        <w:t>C</w:t>
      </w:r>
      <w:r w:rsidR="00AF531C" w:rsidRPr="00B62811">
        <w:t xml:space="preserve">ommand </w:t>
      </w:r>
      <w:r w:rsidR="00AF531C">
        <w:t>L</w:t>
      </w:r>
      <w:r w:rsidR="00AF531C" w:rsidRPr="00B62811">
        <w:t>ine</w:t>
      </w:r>
      <w:r w:rsidR="000850D4">
        <w:t xml:space="preserve"> dialog</w:t>
      </w:r>
      <w:r w:rsidR="00B62811">
        <w:t>.</w:t>
      </w:r>
      <w:r w:rsidR="00955448">
        <w:t xml:space="preserve"> </w:t>
      </w:r>
      <w:r w:rsidR="00053F25">
        <w:t>To demonstrate this feature</w:t>
      </w:r>
      <w:r w:rsidR="003F3F11">
        <w:t>,</w:t>
      </w:r>
      <w:r w:rsidR="00053F25">
        <w:t xml:space="preserve"> </w:t>
      </w:r>
      <w:r w:rsidR="003F3F11">
        <w:t>we</w:t>
      </w:r>
      <w:r w:rsidR="00324A3E">
        <w:t xml:space="preserve"> need to have two drawings open </w:t>
      </w:r>
      <w:r w:rsidR="00955448">
        <w:t>and follow these steps:</w:t>
      </w:r>
    </w:p>
    <w:p w14:paraId="488773DB" w14:textId="0E81EC04" w:rsidR="00324A3E" w:rsidRDefault="00EC37B9" w:rsidP="0012046D">
      <w:pPr>
        <w:pStyle w:val="L-Numbers"/>
      </w:pPr>
      <w:r>
        <w:t>Open the</w:t>
      </w:r>
      <w:r w:rsidR="00715D9D">
        <w:t xml:space="preserve"> </w:t>
      </w:r>
      <w:r w:rsidRPr="00AA6143">
        <w:rPr>
          <w:rStyle w:val="P-Code"/>
        </w:rPr>
        <w:t>1-1</w:t>
      </w:r>
      <w:r w:rsidR="0023164F">
        <w:rPr>
          <w:rStyle w:val="P-Code"/>
        </w:rPr>
        <w:t>_</w:t>
      </w:r>
      <w:r w:rsidRPr="00AA6143">
        <w:rPr>
          <w:rStyle w:val="P-Code"/>
        </w:rPr>
        <w:t>Floating Windows 1.dwg</w:t>
      </w:r>
      <w:r>
        <w:t xml:space="preserve"> and </w:t>
      </w:r>
      <w:r w:rsidRPr="003A43D2">
        <w:rPr>
          <w:rStyle w:val="P-Code"/>
        </w:rPr>
        <w:t>1-</w:t>
      </w:r>
      <w:r w:rsidRPr="00195B68">
        <w:rPr>
          <w:rStyle w:val="P-Code"/>
        </w:rPr>
        <w:t>1</w:t>
      </w:r>
      <w:r w:rsidR="0023164F">
        <w:rPr>
          <w:rStyle w:val="P-Code"/>
        </w:rPr>
        <w:t>_</w:t>
      </w:r>
      <w:r w:rsidRPr="003A43D2">
        <w:rPr>
          <w:rStyle w:val="P-Code"/>
        </w:rPr>
        <w:t>Floating Windows 2.</w:t>
      </w:r>
      <w:r w:rsidRPr="00655BF8">
        <w:rPr>
          <w:rStyle w:val="P-Code"/>
        </w:rPr>
        <w:t>dwg</w:t>
      </w:r>
      <w:r w:rsidR="00655BF8" w:rsidRPr="009A47E2">
        <w:t xml:space="preserve"> files</w:t>
      </w:r>
      <w:r w:rsidR="00955448" w:rsidRPr="003A43D2">
        <w:t>.</w:t>
      </w:r>
      <w:r w:rsidR="00955448">
        <w:t xml:space="preserve"> Both files are now visible in the </w:t>
      </w:r>
      <w:r w:rsidR="00A50A95">
        <w:rPr>
          <w:rStyle w:val="P-Bold"/>
        </w:rPr>
        <w:t>File Tab</w:t>
      </w:r>
      <w:r w:rsidR="00A50A95" w:rsidRPr="00780DEF">
        <w:rPr>
          <w:rStyle w:val="P-Bold"/>
        </w:rPr>
        <w:t>s</w:t>
      </w:r>
      <w:r w:rsidR="00A50A95">
        <w:t xml:space="preserve"> </w:t>
      </w:r>
      <w:r w:rsidR="00955448">
        <w:t xml:space="preserve">area. </w:t>
      </w:r>
    </w:p>
    <w:p w14:paraId="6FF092F8" w14:textId="595361FB" w:rsidR="001D23A6" w:rsidRDefault="001D23A6" w:rsidP="0012046D">
      <w:pPr>
        <w:pStyle w:val="L-Numbers"/>
      </w:pPr>
      <w:r>
        <w:t xml:space="preserve">Using the </w:t>
      </w:r>
      <w:r>
        <w:rPr>
          <w:rStyle w:val="P-Bold"/>
        </w:rPr>
        <w:t>File Tabs</w:t>
      </w:r>
      <w:r w:rsidR="00E44D04" w:rsidRPr="0012046D">
        <w:rPr>
          <w:b/>
        </w:rPr>
        <w:t xml:space="preserve"> </w:t>
      </w:r>
      <w:r w:rsidR="00E44D04" w:rsidRPr="00E44D04">
        <w:t>area</w:t>
      </w:r>
      <w:r>
        <w:t xml:space="preserve">, </w:t>
      </w:r>
      <w:r w:rsidRPr="00506A06">
        <w:rPr>
          <w:rStyle w:val="P-Italics"/>
        </w:rPr>
        <w:t>left</w:t>
      </w:r>
      <w:r w:rsidRPr="00373DD4">
        <w:rPr>
          <w:rStyle w:val="P-Italics"/>
        </w:rPr>
        <w:t>-click and drag</w:t>
      </w:r>
      <w:r>
        <w:t xml:space="preserve"> the </w:t>
      </w:r>
      <w:r w:rsidRPr="003A43D2">
        <w:rPr>
          <w:rStyle w:val="P-Code"/>
        </w:rPr>
        <w:t>1-1</w:t>
      </w:r>
      <w:r>
        <w:rPr>
          <w:rStyle w:val="P-Code"/>
        </w:rPr>
        <w:t>_</w:t>
      </w:r>
      <w:r w:rsidRPr="003A43D2">
        <w:rPr>
          <w:rStyle w:val="P-Code"/>
        </w:rPr>
        <w:t xml:space="preserve">Floating Windows </w:t>
      </w:r>
      <w:r>
        <w:rPr>
          <w:rStyle w:val="P-Code"/>
        </w:rPr>
        <w:t>1</w:t>
      </w:r>
      <w:r w:rsidRPr="003A43D2">
        <w:rPr>
          <w:rStyle w:val="P-Code"/>
        </w:rPr>
        <w:t>.dwg</w:t>
      </w:r>
      <w:r>
        <w:t xml:space="preserve"> file tab into the view window and release</w:t>
      </w:r>
      <w:r w:rsidR="00BC7597">
        <w:t xml:space="preserve"> the mouse button</w:t>
      </w:r>
      <w:r>
        <w:t>.</w:t>
      </w:r>
    </w:p>
    <w:p w14:paraId="4688828C" w14:textId="77777777" w:rsidR="001C7A0A" w:rsidRDefault="00824010" w:rsidP="0018633A">
      <w:pPr>
        <w:pStyle w:val="IMG-Caption"/>
        <w:keepNext/>
      </w:pPr>
      <w:r>
        <w:rPr>
          <w:noProof/>
        </w:rPr>
        <w:drawing>
          <wp:inline distT="0" distB="0" distL="0" distR="0" wp14:anchorId="22737536" wp14:editId="477AC26E">
            <wp:extent cx="4709160" cy="2798064"/>
            <wp:effectExtent l="0" t="0" r="0" b="2540"/>
            <wp:docPr id="22156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6556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9160" cy="2798064"/>
                    </a:xfrm>
                    <a:prstGeom prst="rect">
                      <a:avLst/>
                    </a:prstGeom>
                  </pic:spPr>
                </pic:pic>
              </a:graphicData>
            </a:graphic>
          </wp:inline>
        </w:drawing>
      </w:r>
    </w:p>
    <w:p w14:paraId="4147A959" w14:textId="5776ACEF" w:rsidR="00543CBE" w:rsidRPr="00543CBE" w:rsidRDefault="00543CBE" w:rsidP="00543CBE">
      <w:pPr>
        <w:pStyle w:val="IMG-Caption"/>
      </w:pPr>
      <w:r>
        <w:t>Figure 1.</w:t>
      </w:r>
      <w:r w:rsidR="001C7A0A">
        <w:fldChar w:fldCharType="begin"/>
      </w:r>
      <w:r w:rsidR="001C7A0A">
        <w:instrText xml:space="preserve"> SEQ Figure \* ARABIC </w:instrText>
      </w:r>
      <w:r w:rsidR="001C7A0A">
        <w:fldChar w:fldCharType="separate"/>
      </w:r>
      <w:r w:rsidR="00A63E4E">
        <w:rPr>
          <w:noProof/>
        </w:rPr>
        <w:t>1</w:t>
      </w:r>
      <w:r w:rsidR="001C7A0A">
        <w:fldChar w:fldCharType="end"/>
      </w:r>
      <w:r>
        <w:t>: Floating Windows or Tabs</w:t>
      </w:r>
    </w:p>
    <w:p w14:paraId="3AAF06C1" w14:textId="30F2D14D" w:rsidR="00E31509" w:rsidRDefault="00E31509" w:rsidP="0012046D">
      <w:pPr>
        <w:pStyle w:val="L-Numbers"/>
      </w:pPr>
      <w:r>
        <w:t xml:space="preserve">This file is now a </w:t>
      </w:r>
      <w:r w:rsidR="00B161DE">
        <w:t xml:space="preserve">“floating” </w:t>
      </w:r>
      <w:r w:rsidR="00032642">
        <w:t xml:space="preserve">drawing </w:t>
      </w:r>
      <w:r>
        <w:t>window that can be moved to either monitor and maximized or tiled as needed.</w:t>
      </w:r>
    </w:p>
    <w:p w14:paraId="334E1308" w14:textId="797C2C43" w:rsidR="00FB6DBA" w:rsidRDefault="00324A3E" w:rsidP="00FB6DBA">
      <w:pPr>
        <w:pStyle w:val="P-CalloutHeading"/>
      </w:pPr>
      <w:r>
        <w:lastRenderedPageBreak/>
        <w:t>Note</w:t>
      </w:r>
    </w:p>
    <w:p w14:paraId="70EEE6DC" w14:textId="65FC8CB4" w:rsidR="0053435F" w:rsidRDefault="00232445" w:rsidP="0012046D">
      <w:pPr>
        <w:pStyle w:val="P-Callout"/>
      </w:pPr>
      <w:r w:rsidRPr="00955448">
        <w:t xml:space="preserve">This is a great feature for those </w:t>
      </w:r>
      <w:r w:rsidR="00693EFB">
        <w:t xml:space="preserve">familiar with </w:t>
      </w:r>
      <w:r w:rsidR="008F3ECF">
        <w:t xml:space="preserve">other </w:t>
      </w:r>
      <w:r w:rsidRPr="00955448">
        <w:t>application</w:t>
      </w:r>
      <w:r w:rsidR="008F3ECF">
        <w:t>s that take advantage of multiple monitors</w:t>
      </w:r>
      <w:r w:rsidRPr="00955448">
        <w:t>.</w:t>
      </w:r>
    </w:p>
    <w:p w14:paraId="382B519A" w14:textId="3CDD379B" w:rsidR="00D04C88" w:rsidRPr="00D04C88" w:rsidRDefault="00D04C88" w:rsidP="0012046D">
      <w:pPr>
        <w:pStyle w:val="P-Regular"/>
      </w:pPr>
      <w:r>
        <w:t xml:space="preserve">In the next exercise, we will </w:t>
      </w:r>
      <w:r w:rsidR="004476BF">
        <w:t xml:space="preserve">examine how to PIN and RESTORE </w:t>
      </w:r>
      <w:r>
        <w:t>the “floating” view windows.</w:t>
      </w:r>
    </w:p>
    <w:p w14:paraId="7627DFA7" w14:textId="38C8C24B" w:rsidR="00F31365" w:rsidRDefault="00F31365" w:rsidP="0012046D">
      <w:pPr>
        <w:pStyle w:val="H2-Heading"/>
      </w:pPr>
      <w:r w:rsidRPr="00F31365">
        <w:t xml:space="preserve">Pin and </w:t>
      </w:r>
      <w:r w:rsidR="006971A6">
        <w:t>R</w:t>
      </w:r>
      <w:r w:rsidR="006971A6" w:rsidRPr="00F31365">
        <w:t>estore</w:t>
      </w:r>
    </w:p>
    <w:p w14:paraId="7E210845" w14:textId="70018A4B" w:rsidR="00AF1E7B" w:rsidRDefault="00AF1E7B" w:rsidP="0012046D">
      <w:pPr>
        <w:pStyle w:val="P-Regular"/>
      </w:pPr>
      <w:r>
        <w:t>Once the file window is “</w:t>
      </w:r>
      <w:r w:rsidRPr="004C13CA">
        <w:t>floating</w:t>
      </w:r>
      <w:r>
        <w:t>”</w:t>
      </w:r>
      <w:r w:rsidR="00392B9E">
        <w:t>,</w:t>
      </w:r>
      <w:r>
        <w:t xml:space="preserve"> you </w:t>
      </w:r>
      <w:r w:rsidR="005C6718">
        <w:t xml:space="preserve">can </w:t>
      </w:r>
      <w:r>
        <w:t>control the display order of the window</w:t>
      </w:r>
      <w:r w:rsidR="002070DA">
        <w:t xml:space="preserve"> using </w:t>
      </w:r>
      <w:r w:rsidR="004C13CA">
        <w:t xml:space="preserve">one of </w:t>
      </w:r>
      <w:r w:rsidR="002070DA">
        <w:t>the following methods</w:t>
      </w:r>
      <w:r w:rsidR="00233CEC">
        <w:t>:</w:t>
      </w:r>
    </w:p>
    <w:p w14:paraId="690170BA" w14:textId="222A6BD2" w:rsidR="002070DA" w:rsidRDefault="002070DA" w:rsidP="0012046D">
      <w:pPr>
        <w:pStyle w:val="L-Bullets"/>
      </w:pPr>
      <w:r>
        <w:t xml:space="preserve">Pin the windows to control </w:t>
      </w:r>
      <w:r w:rsidR="004000A1">
        <w:t xml:space="preserve">the </w:t>
      </w:r>
      <w:r>
        <w:t xml:space="preserve">display </w:t>
      </w:r>
      <w:r w:rsidR="00233CEC">
        <w:t>order</w:t>
      </w:r>
    </w:p>
    <w:p w14:paraId="31755FFF" w14:textId="50770A2A" w:rsidR="002070DA" w:rsidRDefault="002070DA" w:rsidP="0012046D">
      <w:pPr>
        <w:pStyle w:val="L-Bullets"/>
      </w:pPr>
      <w:r>
        <w:t xml:space="preserve">Tile the windows side by </w:t>
      </w:r>
      <w:r w:rsidR="00233CEC">
        <w:t>side</w:t>
      </w:r>
    </w:p>
    <w:p w14:paraId="59B0226B" w14:textId="5D5F0015" w:rsidR="002C49C2" w:rsidRPr="002C49C2" w:rsidRDefault="002C49C2" w:rsidP="0012046D">
      <w:pPr>
        <w:pStyle w:val="P-Regular"/>
      </w:pPr>
      <w:r>
        <w:t>In this exercise, we will discover how to PIN and TILE the “floating” drawing view windows</w:t>
      </w:r>
      <w:r w:rsidR="005C6718">
        <w:t>:</w:t>
      </w:r>
    </w:p>
    <w:p w14:paraId="4AC365B0" w14:textId="1966D077" w:rsidR="00AF1E7B" w:rsidRDefault="002070DA" w:rsidP="0012046D">
      <w:pPr>
        <w:pStyle w:val="L-Numbers"/>
        <w:numPr>
          <w:ilvl w:val="0"/>
          <w:numId w:val="16"/>
        </w:numPr>
      </w:pPr>
      <w:r>
        <w:t>First, u</w:t>
      </w:r>
      <w:r w:rsidR="00AF1E7B">
        <w:t xml:space="preserve">se the </w:t>
      </w:r>
      <w:r w:rsidR="00AF1E7B" w:rsidRPr="0088479A">
        <w:rPr>
          <w:rStyle w:val="P-Bold"/>
        </w:rPr>
        <w:t>PIN</w:t>
      </w:r>
      <w:r w:rsidR="00AF1E7B">
        <w:t xml:space="preserve"> icon</w:t>
      </w:r>
      <w:r w:rsidR="007055BD">
        <w:t xml:space="preserve"> </w:t>
      </w:r>
      <w:r w:rsidR="006906F8">
        <w:rPr>
          <w:noProof/>
        </w:rPr>
        <w:drawing>
          <wp:inline distT="0" distB="0" distL="0" distR="0" wp14:anchorId="6C2A9BCD" wp14:editId="0F199537">
            <wp:extent cx="214884" cy="191861"/>
            <wp:effectExtent l="0" t="0" r="1270" b="0"/>
            <wp:docPr id="1159429740" name="Picture 1" descr="A black and white image of a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29740" name="Picture 1" descr="A black and white image of a pi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9396" cy="213747"/>
                    </a:xfrm>
                    <a:prstGeom prst="rect">
                      <a:avLst/>
                    </a:prstGeom>
                  </pic:spPr>
                </pic:pic>
              </a:graphicData>
            </a:graphic>
          </wp:inline>
        </w:drawing>
      </w:r>
      <w:r w:rsidR="006906F8">
        <w:t xml:space="preserve"> </w:t>
      </w:r>
      <w:r>
        <w:t>found in</w:t>
      </w:r>
      <w:r w:rsidR="00AF1E7B">
        <w:t xml:space="preserve"> the floating file</w:t>
      </w:r>
      <w:r w:rsidR="00FB6C6F">
        <w:t>’s</w:t>
      </w:r>
      <w:r w:rsidR="00AF1E7B">
        <w:t xml:space="preserve"> </w:t>
      </w:r>
      <w:proofErr w:type="spellStart"/>
      <w:r w:rsidR="00FB6C6F">
        <w:t>t</w:t>
      </w:r>
      <w:r w:rsidR="0088479A">
        <w:t>itle</w:t>
      </w:r>
      <w:r w:rsidR="00FB6C6F">
        <w:t>b</w:t>
      </w:r>
      <w:r w:rsidR="0088479A">
        <w:t>ar</w:t>
      </w:r>
      <w:proofErr w:type="spellEnd"/>
      <w:r w:rsidR="0088479A">
        <w:t xml:space="preserve"> </w:t>
      </w:r>
      <w:r w:rsidR="00AF1E7B">
        <w:t xml:space="preserve">to </w:t>
      </w:r>
      <w:r w:rsidR="00C63540">
        <w:t>force</w:t>
      </w:r>
      <w:r w:rsidR="00B8583D">
        <w:t xml:space="preserve"> </w:t>
      </w:r>
      <w:r w:rsidR="00AF1E7B">
        <w:t xml:space="preserve">that file </w:t>
      </w:r>
      <w:r>
        <w:t xml:space="preserve">on top </w:t>
      </w:r>
      <w:r w:rsidR="00AF1E7B">
        <w:t>of the AutoCAD application.</w:t>
      </w:r>
      <w:r w:rsidR="00D16081">
        <w:t xml:space="preserve"> </w:t>
      </w:r>
      <w:r w:rsidR="00B26CAF">
        <w:t xml:space="preserve">The </w:t>
      </w:r>
      <w:r w:rsidR="00B26CAF" w:rsidRPr="0088479A">
        <w:rPr>
          <w:rStyle w:val="P-Bold"/>
        </w:rPr>
        <w:t>PIN</w:t>
      </w:r>
      <w:r w:rsidR="00B26CAF">
        <w:t xml:space="preserve"> icon will change </w:t>
      </w:r>
      <w:r w:rsidR="0088479A">
        <w:t xml:space="preserve">to </w:t>
      </w:r>
      <w:r w:rsidR="0076046A">
        <w:t xml:space="preserve">a </w:t>
      </w:r>
      <w:r w:rsidR="0088479A">
        <w:t>blue</w:t>
      </w:r>
      <w:r w:rsidR="00FB6C6F">
        <w:t>-</w:t>
      </w:r>
      <w:r w:rsidR="0076046A">
        <w:t>colored icon</w:t>
      </w:r>
      <w:r w:rsidR="00B26CAF">
        <w:t xml:space="preserve"> when activated. </w:t>
      </w:r>
      <w:r w:rsidR="00D16081">
        <w:t>Resize the</w:t>
      </w:r>
      <w:r w:rsidR="0088479A">
        <w:t xml:space="preserve"> “floating”</w:t>
      </w:r>
      <w:r w:rsidR="00D16081">
        <w:t xml:space="preserve"> file window to one-half </w:t>
      </w:r>
      <w:r w:rsidR="00E21A29">
        <w:t xml:space="preserve">of </w:t>
      </w:r>
      <w:r w:rsidR="00D16081">
        <w:t xml:space="preserve">the screen display. This </w:t>
      </w:r>
      <w:r w:rsidR="002F34AB">
        <w:t>prevents you from using</w:t>
      </w:r>
      <w:r w:rsidR="00D16081">
        <w:t xml:space="preserve"> the </w:t>
      </w:r>
      <w:r w:rsidR="00891517" w:rsidRPr="00395A43">
        <w:rPr>
          <w:rStyle w:val="P-Italics"/>
        </w:rPr>
        <w:t>Ctrl</w:t>
      </w:r>
      <w:r w:rsidR="000C1FD8" w:rsidRPr="00395A43">
        <w:rPr>
          <w:rStyle w:val="P-Italics"/>
        </w:rPr>
        <w:t xml:space="preserve"> </w:t>
      </w:r>
      <w:r w:rsidR="00891517" w:rsidRPr="00395A43">
        <w:rPr>
          <w:rStyle w:val="P-Italics"/>
        </w:rPr>
        <w:t>+</w:t>
      </w:r>
      <w:r w:rsidR="000C1FD8" w:rsidRPr="00395A43">
        <w:rPr>
          <w:rStyle w:val="P-Italics"/>
        </w:rPr>
        <w:t xml:space="preserve"> </w:t>
      </w:r>
      <w:r w:rsidR="00891517" w:rsidRPr="00395A43">
        <w:rPr>
          <w:rStyle w:val="P-Italics"/>
        </w:rPr>
        <w:t xml:space="preserve">Tab </w:t>
      </w:r>
      <w:r w:rsidR="00D16081">
        <w:t>shortcut key to toggle between open drawing files.</w:t>
      </w:r>
    </w:p>
    <w:p w14:paraId="6D23CAE5" w14:textId="256709D0" w:rsidR="00187AA7" w:rsidRDefault="00312B54" w:rsidP="0018633A">
      <w:pPr>
        <w:pStyle w:val="IMG-Caption"/>
      </w:pPr>
      <w:r>
        <w:rPr>
          <w:b w:val="0"/>
          <w:noProof/>
        </w:rPr>
        <w:drawing>
          <wp:inline distT="0" distB="0" distL="0" distR="0" wp14:anchorId="1DCB94A8" wp14:editId="70025720">
            <wp:extent cx="5029200" cy="1125220"/>
            <wp:effectExtent l="0" t="0" r="0" b="0"/>
            <wp:docPr id="103581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1942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9200" cy="1125220"/>
                    </a:xfrm>
                    <a:prstGeom prst="rect">
                      <a:avLst/>
                    </a:prstGeom>
                  </pic:spPr>
                </pic:pic>
              </a:graphicData>
            </a:graphic>
          </wp:inline>
        </w:drawing>
      </w:r>
    </w:p>
    <w:p w14:paraId="0006DBC7" w14:textId="03D59AAD" w:rsidR="00543CBE" w:rsidRPr="002C3A42" w:rsidRDefault="00543CBE" w:rsidP="00543CBE">
      <w:pPr>
        <w:pStyle w:val="IMG-Caption"/>
      </w:pPr>
      <w:r w:rsidRPr="00786760">
        <w:t>Figure 1.</w:t>
      </w:r>
      <w:r w:rsidR="005603E2">
        <w:fldChar w:fldCharType="begin"/>
      </w:r>
      <w:r w:rsidR="005603E2">
        <w:instrText xml:space="preserve"> SEQ Figure \* ARABIC </w:instrText>
      </w:r>
      <w:r w:rsidR="005603E2">
        <w:fldChar w:fldCharType="separate"/>
      </w:r>
      <w:r w:rsidR="00A63E4E">
        <w:rPr>
          <w:noProof/>
        </w:rPr>
        <w:t>2</w:t>
      </w:r>
      <w:r w:rsidR="005603E2">
        <w:fldChar w:fldCharType="end"/>
      </w:r>
      <w:r w:rsidRPr="00786760">
        <w:t>: Floating drawing window in Tile mode</w:t>
      </w:r>
    </w:p>
    <w:p w14:paraId="12E00E28" w14:textId="238B2DE2" w:rsidR="00B11F6E" w:rsidRDefault="00E32098" w:rsidP="0012046D">
      <w:pPr>
        <w:pStyle w:val="L-Numbers"/>
      </w:pPr>
      <w:r>
        <w:t>N</w:t>
      </w:r>
      <w:r w:rsidR="003D077E">
        <w:t>ext</w:t>
      </w:r>
      <w:r>
        <w:t>,</w:t>
      </w:r>
      <w:r w:rsidR="00D16081">
        <w:t xml:space="preserve"> </w:t>
      </w:r>
      <w:r w:rsidR="00CE5656" w:rsidRPr="00753265">
        <w:rPr>
          <w:rStyle w:val="P-Italics"/>
        </w:rPr>
        <w:t>l</w:t>
      </w:r>
      <w:r w:rsidR="00D16081" w:rsidRPr="00753265">
        <w:rPr>
          <w:rStyle w:val="P-Italics"/>
        </w:rPr>
        <w:t>eft-</w:t>
      </w:r>
      <w:r w:rsidR="00CE5656" w:rsidRPr="00753265">
        <w:rPr>
          <w:rStyle w:val="P-Italics"/>
        </w:rPr>
        <w:t>c</w:t>
      </w:r>
      <w:r w:rsidR="00D16081" w:rsidRPr="00753265">
        <w:rPr>
          <w:rStyle w:val="P-Italics"/>
        </w:rPr>
        <w:t>lick and drag</w:t>
      </w:r>
      <w:r w:rsidR="00D16081">
        <w:t xml:space="preserve"> the file to </w:t>
      </w:r>
      <w:r w:rsidR="00FB6C6F">
        <w:t xml:space="preserve">the </w:t>
      </w:r>
      <w:r w:rsidR="006044BC">
        <w:t>right-side</w:t>
      </w:r>
      <w:r w:rsidR="00D16081">
        <w:t xml:space="preserve"> of the </w:t>
      </w:r>
      <w:r w:rsidR="00D16081" w:rsidRPr="000F2D14">
        <w:t>screen</w:t>
      </w:r>
      <w:r w:rsidR="00D16081">
        <w:t xml:space="preserve"> until you see it lock in place in </w:t>
      </w:r>
      <w:r w:rsidR="00906CE9" w:rsidRPr="00906CE9">
        <w:t>TILE</w:t>
      </w:r>
      <w:r w:rsidR="00906CE9">
        <w:t xml:space="preserve"> </w:t>
      </w:r>
      <w:r w:rsidR="00112FBF">
        <w:t>mode</w:t>
      </w:r>
      <w:r w:rsidR="0076046A">
        <w:t>:</w:t>
      </w:r>
    </w:p>
    <w:p w14:paraId="3462761C" w14:textId="5E9337CC" w:rsidR="00D16081" w:rsidRDefault="00312B54" w:rsidP="0012046D">
      <w:pPr>
        <w:pStyle w:val="L-Numbers"/>
      </w:pPr>
      <w:r>
        <w:rPr>
          <w:noProof/>
        </w:rPr>
        <w:lastRenderedPageBreak/>
        <w:drawing>
          <wp:anchor distT="0" distB="0" distL="114300" distR="114300" simplePos="0" relativeHeight="252252160" behindDoc="0" locked="0" layoutInCell="1" allowOverlap="1" wp14:anchorId="188DCDF4" wp14:editId="55998952">
            <wp:simplePos x="0" y="0"/>
            <wp:positionH relativeFrom="column">
              <wp:posOffset>213360</wp:posOffset>
            </wp:positionH>
            <wp:positionV relativeFrom="paragraph">
              <wp:posOffset>577850</wp:posOffset>
            </wp:positionV>
            <wp:extent cx="5029200" cy="1301115"/>
            <wp:effectExtent l="0" t="0" r="0" b="0"/>
            <wp:wrapTight wrapText="bothSides">
              <wp:wrapPolygon edited="0">
                <wp:start x="0" y="0"/>
                <wp:lineTo x="0" y="21189"/>
                <wp:lineTo x="21518" y="21189"/>
                <wp:lineTo x="21518" y="0"/>
                <wp:lineTo x="0" y="0"/>
              </wp:wrapPolygon>
            </wp:wrapTight>
            <wp:docPr id="49827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74089" name=""/>
                    <pic:cNvPicPr/>
                  </pic:nvPicPr>
                  <pic:blipFill>
                    <a:blip r:embed="rId20"/>
                    <a:stretch>
                      <a:fillRect/>
                    </a:stretch>
                  </pic:blipFill>
                  <pic:spPr>
                    <a:xfrm>
                      <a:off x="0" y="0"/>
                      <a:ext cx="5029200" cy="1301115"/>
                    </a:xfrm>
                    <a:prstGeom prst="rect">
                      <a:avLst/>
                    </a:prstGeom>
                  </pic:spPr>
                </pic:pic>
              </a:graphicData>
            </a:graphic>
          </wp:anchor>
        </w:drawing>
      </w:r>
      <w:r w:rsidR="000672D8" w:rsidRPr="00753265">
        <w:rPr>
          <w:rStyle w:val="P-Italics"/>
        </w:rPr>
        <w:t>Left-click and drag</w:t>
      </w:r>
      <w:r w:rsidR="000672D8">
        <w:t xml:space="preserve"> </w:t>
      </w:r>
      <w:r w:rsidR="00D16081">
        <w:t xml:space="preserve">the </w:t>
      </w:r>
      <w:r w:rsidR="00112FBF" w:rsidRPr="00B1153B">
        <w:rPr>
          <w:rStyle w:val="P-Code"/>
        </w:rPr>
        <w:t>1-1</w:t>
      </w:r>
      <w:r w:rsidR="00857DE3">
        <w:rPr>
          <w:rStyle w:val="P-Code"/>
        </w:rPr>
        <w:t>_</w:t>
      </w:r>
      <w:r w:rsidR="00112FBF" w:rsidRPr="00B1153B">
        <w:rPr>
          <w:rStyle w:val="P-Code"/>
        </w:rPr>
        <w:t>Floating Windows 2.dwg</w:t>
      </w:r>
      <w:r w:rsidR="00112FBF" w:rsidRPr="003A09F1">
        <w:t xml:space="preserve"> </w:t>
      </w:r>
      <w:r w:rsidR="00FB6C6F">
        <w:t xml:space="preserve">file </w:t>
      </w:r>
      <w:r w:rsidR="00112FBF">
        <w:t xml:space="preserve">to </w:t>
      </w:r>
      <w:r w:rsidR="00467B54">
        <w:t xml:space="preserve">the </w:t>
      </w:r>
      <w:r w:rsidR="00B977CC">
        <w:t>left</w:t>
      </w:r>
      <w:r w:rsidR="006044BC">
        <w:t>-</w:t>
      </w:r>
      <w:r w:rsidR="00B977CC">
        <w:t>side</w:t>
      </w:r>
      <w:r w:rsidR="00112FBF">
        <w:t xml:space="preserve"> of the screen until you see it lock in place in </w:t>
      </w:r>
      <w:r w:rsidR="00112FBF" w:rsidRPr="00D64FAE">
        <w:t>TILE</w:t>
      </w:r>
      <w:r w:rsidR="00112FBF">
        <w:t xml:space="preserve"> mode.</w:t>
      </w:r>
      <w:r w:rsidR="00D16081">
        <w:t xml:space="preserve"> </w:t>
      </w:r>
    </w:p>
    <w:p w14:paraId="5750F343" w14:textId="33D80446" w:rsidR="00A14A7F" w:rsidRDefault="00A14A7F" w:rsidP="0018633A">
      <w:pPr>
        <w:pStyle w:val="IMG-Caption"/>
      </w:pPr>
      <w:r>
        <w:rPr>
          <w:lang w:eastAsia="pt-BR"/>
        </w:rPr>
        <w:t>Figure 1.</w:t>
      </w:r>
      <w:r w:rsidR="005603E2">
        <w:fldChar w:fldCharType="begin"/>
      </w:r>
      <w:r w:rsidR="005603E2">
        <w:instrText xml:space="preserve"> SEQ Figure \* ARABIC </w:instrText>
      </w:r>
      <w:r w:rsidR="005603E2">
        <w:fldChar w:fldCharType="separate"/>
      </w:r>
      <w:r w:rsidR="00A63E4E">
        <w:rPr>
          <w:noProof/>
        </w:rPr>
        <w:t>3</w:t>
      </w:r>
      <w:r w:rsidR="005603E2">
        <w:fldChar w:fldCharType="end"/>
      </w:r>
      <w:r>
        <w:rPr>
          <w:lang w:eastAsia="pt-BR"/>
        </w:rPr>
        <w:t>: Floating drawing windows resized for ribbon display</w:t>
      </w:r>
    </w:p>
    <w:p w14:paraId="3AC03EE9" w14:textId="63A29927" w:rsidR="00A2026D" w:rsidRDefault="00A2026D" w:rsidP="0012046D">
      <w:pPr>
        <w:pStyle w:val="L-Numbers"/>
      </w:pPr>
      <w:r>
        <w:t xml:space="preserve">Resize both files </w:t>
      </w:r>
      <w:r w:rsidR="006044BC">
        <w:t>to</w:t>
      </w:r>
      <w:r>
        <w:t xml:space="preserve"> see the AutoCAD application ribbon bar.</w:t>
      </w:r>
    </w:p>
    <w:p w14:paraId="6F56459C" w14:textId="21B6818A" w:rsidR="009D797F" w:rsidRPr="001F28F3" w:rsidRDefault="00364C25" w:rsidP="0012046D">
      <w:pPr>
        <w:pStyle w:val="L-Numbers"/>
      </w:pPr>
      <w:r>
        <w:t xml:space="preserve">Use the </w:t>
      </w:r>
      <w:r w:rsidRPr="009A47E2">
        <w:rPr>
          <w:rStyle w:val="P-Bold"/>
        </w:rPr>
        <w:t>PIN</w:t>
      </w:r>
      <w:r>
        <w:t xml:space="preserve"> </w:t>
      </w:r>
      <w:r w:rsidR="00995BB7">
        <w:t>icon</w:t>
      </w:r>
      <w:r w:rsidR="002D08B1">
        <w:t xml:space="preserve"> </w:t>
      </w:r>
      <w:r w:rsidR="006906F8">
        <w:rPr>
          <w:noProof/>
        </w:rPr>
        <w:drawing>
          <wp:inline distT="0" distB="0" distL="0" distR="0" wp14:anchorId="215F8A76" wp14:editId="07A94780">
            <wp:extent cx="212271" cy="189528"/>
            <wp:effectExtent l="0" t="0" r="3810" b="1270"/>
            <wp:docPr id="1806026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26391" name="Picture 180602639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0488" cy="196865"/>
                    </a:xfrm>
                    <a:prstGeom prst="rect">
                      <a:avLst/>
                    </a:prstGeom>
                  </pic:spPr>
                </pic:pic>
              </a:graphicData>
            </a:graphic>
          </wp:inline>
        </w:drawing>
      </w:r>
      <w:r w:rsidR="00995BB7">
        <w:t xml:space="preserve">on </w:t>
      </w:r>
      <w:r>
        <w:t xml:space="preserve">both files to force the drawing view windows to remain </w:t>
      </w:r>
      <w:r w:rsidRPr="001F28F3">
        <w:t>above the application window.</w:t>
      </w:r>
    </w:p>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insideH w:val="single" w:sz="4" w:space="0" w:color="auto"/>
        </w:tblBorders>
        <w:shd w:val="clear" w:color="auto" w:fill="C5E0B3" w:themeFill="accent6" w:themeFillTint="66"/>
        <w:tblLayout w:type="fixed"/>
        <w:tblLook w:val="0420" w:firstRow="1" w:lastRow="0" w:firstColumn="0" w:lastColumn="0" w:noHBand="0" w:noVBand="1"/>
      </w:tblPr>
      <w:tblGrid>
        <w:gridCol w:w="2070"/>
        <w:gridCol w:w="5850"/>
      </w:tblGrid>
      <w:tr w:rsidR="007E6D65" w:rsidRPr="00261562" w14:paraId="21CC6161" w14:textId="77777777" w:rsidTr="0018633A">
        <w:trPr>
          <w:cnfStyle w:val="100000000000" w:firstRow="1" w:lastRow="0" w:firstColumn="0" w:lastColumn="0" w:oddVBand="0" w:evenVBand="0" w:oddHBand="0" w:evenHBand="0" w:firstRowFirstColumn="0" w:firstRowLastColumn="0" w:lastRowFirstColumn="0" w:lastRowLastColumn="0"/>
          <w:cantSplit/>
        </w:trPr>
        <w:tc>
          <w:tcPr>
            <w:tcW w:w="2070"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18795BA0" w14:textId="643FD741" w:rsidR="00FA0075" w:rsidRPr="00261562" w:rsidRDefault="00FA0075" w:rsidP="001F28F3">
            <w:pPr>
              <w:rPr>
                <w:rFonts w:eastAsia="Arial"/>
                <w:b/>
                <w:bCs/>
                <w:color w:val="auto"/>
                <w:lang w:val="en"/>
              </w:rPr>
            </w:pPr>
            <w:r w:rsidRPr="00261562">
              <w:rPr>
                <w:rFonts w:eastAsia="Arial"/>
                <w:b/>
                <w:bCs/>
                <w:color w:val="auto"/>
                <w:lang w:val="en"/>
              </w:rPr>
              <w:t>MATCHPROP</w:t>
            </w:r>
          </w:p>
        </w:tc>
        <w:tc>
          <w:tcPr>
            <w:tcW w:w="5850"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02BCD88E" w14:textId="7FF9ADB6" w:rsidR="00FA0075" w:rsidRPr="00261562" w:rsidRDefault="00FA0075" w:rsidP="001F28F3">
            <w:pPr>
              <w:rPr>
                <w:rFonts w:eastAsia="Arial"/>
                <w:b/>
                <w:bCs/>
                <w:color w:val="auto"/>
                <w:lang w:val="en"/>
              </w:rPr>
            </w:pPr>
            <w:r w:rsidRPr="00261562">
              <w:rPr>
                <w:rFonts w:eastAsia="Arial"/>
                <w:b/>
                <w:bCs/>
                <w:color w:val="auto"/>
                <w:lang w:val="en"/>
              </w:rPr>
              <w:t>Command Locations</w:t>
            </w:r>
          </w:p>
        </w:tc>
      </w:tr>
      <w:tr w:rsidR="00AD5136" w:rsidRPr="002C7130" w14:paraId="4858835B" w14:textId="77777777" w:rsidTr="00AD5136">
        <w:trPr>
          <w:cnfStyle w:val="000000100000" w:firstRow="0" w:lastRow="0" w:firstColumn="0" w:lastColumn="0" w:oddVBand="0" w:evenVBand="0" w:oddHBand="1" w:evenHBand="0" w:firstRowFirstColumn="0" w:firstRowLastColumn="0" w:lastRowFirstColumn="0" w:lastRowLastColumn="0"/>
          <w:cantSplit/>
        </w:trPr>
        <w:tc>
          <w:tcPr>
            <w:tcW w:w="2070" w:type="dxa"/>
            <w:shd w:val="clear" w:color="auto" w:fill="E2EFD9" w:themeFill="accent6" w:themeFillTint="33"/>
          </w:tcPr>
          <w:p w14:paraId="38C09D02" w14:textId="49BB3386" w:rsidR="00FA0075" w:rsidRPr="00E32098" w:rsidRDefault="00FA0075" w:rsidP="0012046D">
            <w:r w:rsidRPr="00E32098">
              <w:t>Ribbon</w:t>
            </w:r>
          </w:p>
        </w:tc>
        <w:tc>
          <w:tcPr>
            <w:tcW w:w="5850" w:type="dxa"/>
            <w:shd w:val="clear" w:color="auto" w:fill="E2EFD9" w:themeFill="accent6" w:themeFillTint="33"/>
          </w:tcPr>
          <w:p w14:paraId="50542D3E" w14:textId="0A6B0712" w:rsidR="00FA0075" w:rsidRPr="00884FDD" w:rsidRDefault="00FA0075" w:rsidP="0012046D">
            <w:r w:rsidRPr="00884FDD">
              <w:t>Home | Properties | Match Properties</w:t>
            </w:r>
          </w:p>
        </w:tc>
      </w:tr>
      <w:tr w:rsidR="007E6D65" w:rsidRPr="002C7130" w14:paraId="47275678" w14:textId="77777777" w:rsidTr="0018633A">
        <w:trPr>
          <w:cantSplit/>
        </w:trPr>
        <w:tc>
          <w:tcPr>
            <w:tcW w:w="2070" w:type="dxa"/>
            <w:shd w:val="clear" w:color="auto" w:fill="E2EFD9" w:themeFill="accent6" w:themeFillTint="33"/>
          </w:tcPr>
          <w:p w14:paraId="5EE96200" w14:textId="79675793" w:rsidR="00FA0075" w:rsidRPr="00E32098" w:rsidRDefault="00FA0075" w:rsidP="0012046D">
            <w:r w:rsidRPr="00E32098">
              <w:t>QAT</w:t>
            </w:r>
          </w:p>
        </w:tc>
        <w:tc>
          <w:tcPr>
            <w:tcW w:w="5850" w:type="dxa"/>
            <w:shd w:val="clear" w:color="auto" w:fill="E2EFD9" w:themeFill="accent6" w:themeFillTint="33"/>
          </w:tcPr>
          <w:p w14:paraId="3A61708B" w14:textId="37FE8B55" w:rsidR="00FA0075" w:rsidRPr="00884FDD" w:rsidRDefault="00FA0075" w:rsidP="0012046D">
            <w:r w:rsidRPr="00884FDD">
              <w:t>Drop-Down</w:t>
            </w:r>
            <w:r w:rsidR="00B46D37">
              <w:t xml:space="preserve"> </w:t>
            </w:r>
            <w:r w:rsidRPr="00884FDD">
              <w:t>List | Match Properties</w:t>
            </w:r>
          </w:p>
        </w:tc>
      </w:tr>
      <w:tr w:rsidR="007E6D65" w:rsidRPr="002C7130" w14:paraId="195866A4" w14:textId="77777777" w:rsidTr="0018633A">
        <w:trPr>
          <w:cnfStyle w:val="000000100000" w:firstRow="0" w:lastRow="0" w:firstColumn="0" w:lastColumn="0" w:oddVBand="0" w:evenVBand="0" w:oddHBand="1" w:evenHBand="0" w:firstRowFirstColumn="0" w:firstRowLastColumn="0" w:lastRowFirstColumn="0" w:lastRowLastColumn="0"/>
          <w:cantSplit/>
          <w:trHeight w:val="311"/>
        </w:trPr>
        <w:tc>
          <w:tcPr>
            <w:tcW w:w="2070" w:type="dxa"/>
            <w:tcBorders>
              <w:top w:val="none" w:sz="0" w:space="0" w:color="auto"/>
              <w:bottom w:val="none" w:sz="0" w:space="0" w:color="auto"/>
              <w:right w:val="none" w:sz="0" w:space="0" w:color="auto"/>
            </w:tcBorders>
            <w:shd w:val="clear" w:color="auto" w:fill="E2EFD9" w:themeFill="accent6" w:themeFillTint="33"/>
          </w:tcPr>
          <w:p w14:paraId="06B4201D" w14:textId="16B5FE35" w:rsidR="00FA0075" w:rsidRPr="00E32098" w:rsidRDefault="00FA0075" w:rsidP="0012046D">
            <w:r w:rsidRPr="00E32098">
              <w:t>Command Line</w:t>
            </w:r>
          </w:p>
        </w:tc>
        <w:tc>
          <w:tcPr>
            <w:tcW w:w="5850" w:type="dxa"/>
            <w:tcBorders>
              <w:top w:val="none" w:sz="0" w:space="0" w:color="auto"/>
              <w:left w:val="none" w:sz="0" w:space="0" w:color="auto"/>
              <w:bottom w:val="none" w:sz="0" w:space="0" w:color="auto"/>
            </w:tcBorders>
            <w:shd w:val="clear" w:color="auto" w:fill="E2EFD9" w:themeFill="accent6" w:themeFillTint="33"/>
          </w:tcPr>
          <w:p w14:paraId="4740BB25" w14:textId="419C66D4" w:rsidR="00FA0075" w:rsidRPr="00884FDD" w:rsidRDefault="00AB0A3C" w:rsidP="0012046D">
            <w:r w:rsidRPr="00884FDD">
              <w:t>MATCHPROP</w:t>
            </w:r>
            <w:r w:rsidR="00473A2A">
              <w:t xml:space="preserve"> (MA)</w:t>
            </w:r>
          </w:p>
        </w:tc>
      </w:tr>
    </w:tbl>
    <w:p w14:paraId="00E39548" w14:textId="6F7EFF48" w:rsidR="007D27F9" w:rsidRDefault="007D27F9" w:rsidP="007D27F9">
      <w:pPr>
        <w:pStyle w:val="SP-Editorial"/>
        <w:rPr>
          <w:rStyle w:val="P-URL"/>
        </w:rPr>
      </w:pPr>
      <w:r>
        <w:t>To the PD: Please convert this table into an image.</w:t>
      </w:r>
    </w:p>
    <w:p w14:paraId="78B2EB1D" w14:textId="6DD15095" w:rsidR="00322C9C" w:rsidRDefault="00A2026D" w:rsidP="0012046D">
      <w:pPr>
        <w:pStyle w:val="L-Numbers"/>
      </w:pPr>
      <w:r>
        <w:t xml:space="preserve">Using the </w:t>
      </w:r>
      <w:r w:rsidRPr="00641D2C">
        <w:rPr>
          <w:rStyle w:val="P-Bold"/>
        </w:rPr>
        <w:t xml:space="preserve">Quick Access </w:t>
      </w:r>
      <w:r w:rsidR="00C37793">
        <w:rPr>
          <w:rStyle w:val="P-Bold"/>
        </w:rPr>
        <w:t>T</w:t>
      </w:r>
      <w:r w:rsidRPr="00641D2C">
        <w:rPr>
          <w:rStyle w:val="P-Bold"/>
        </w:rPr>
        <w:t xml:space="preserve">oolbar </w:t>
      </w:r>
      <w:r w:rsidRPr="009A47E2">
        <w:rPr>
          <w:rStyle w:val="P-Bold"/>
        </w:rPr>
        <w:t>(</w:t>
      </w:r>
      <w:r w:rsidRPr="00641D2C">
        <w:rPr>
          <w:rStyle w:val="P-Bold"/>
        </w:rPr>
        <w:t>QAT</w:t>
      </w:r>
      <w:r w:rsidR="00ED5B16">
        <w:rPr>
          <w:rStyle w:val="P-Bold"/>
        </w:rPr>
        <w:t>)</w:t>
      </w:r>
      <w:r w:rsidR="00ED5B16" w:rsidRPr="007E6D65">
        <w:t>,</w:t>
      </w:r>
      <w:r w:rsidR="00ED5B16" w:rsidRPr="009A47E2">
        <w:t xml:space="preserve"> </w:t>
      </w:r>
      <w:r>
        <w:t xml:space="preserve">turn </w:t>
      </w:r>
      <w:r w:rsidR="00C24E81" w:rsidRPr="00D21763">
        <w:rPr>
          <w:rStyle w:val="P-Bold"/>
        </w:rPr>
        <w:t>ON</w:t>
      </w:r>
      <w:r w:rsidR="00C24E81">
        <w:t xml:space="preserve"> </w:t>
      </w:r>
      <w:r>
        <w:t xml:space="preserve">the icon for the </w:t>
      </w:r>
      <w:r w:rsidR="00212041" w:rsidRPr="00E32098">
        <w:rPr>
          <w:rStyle w:val="P-Bold"/>
        </w:rPr>
        <w:t>Match</w:t>
      </w:r>
      <w:r w:rsidR="00212041" w:rsidRPr="003A43D2">
        <w:rPr>
          <w:rStyle w:val="P-Bold"/>
        </w:rPr>
        <w:t xml:space="preserve"> </w:t>
      </w:r>
      <w:r w:rsidR="00212041" w:rsidRPr="00E32098">
        <w:rPr>
          <w:rStyle w:val="P-Bold"/>
        </w:rPr>
        <w:t>Properties</w:t>
      </w:r>
      <w:r w:rsidR="00212041">
        <w:t xml:space="preserve"> </w:t>
      </w:r>
      <w:r w:rsidR="00E32098">
        <w:t>command.</w:t>
      </w:r>
      <w:r w:rsidR="00DC26D7">
        <w:t xml:space="preserve"> </w:t>
      </w:r>
    </w:p>
    <w:p w14:paraId="1F52C769" w14:textId="00F9B2FB" w:rsidR="00C24E81" w:rsidRDefault="00C24E81" w:rsidP="0012046D">
      <w:pPr>
        <w:pStyle w:val="L-Numbers"/>
      </w:pPr>
      <w:r>
        <w:t xml:space="preserve">Use the </w:t>
      </w:r>
      <w:r w:rsidRPr="00907010">
        <w:rPr>
          <w:rStyle w:val="P-Bold"/>
        </w:rPr>
        <w:t>QAT</w:t>
      </w:r>
      <w:r>
        <w:t xml:space="preserve"> </w:t>
      </w:r>
      <w:r w:rsidR="00252DCD" w:rsidRPr="00CD6AFF">
        <w:rPr>
          <w:rStyle w:val="P-Italics"/>
        </w:rPr>
        <w:t>d</w:t>
      </w:r>
      <w:r w:rsidRPr="00CD6AFF">
        <w:rPr>
          <w:rStyle w:val="P-Italics"/>
        </w:rPr>
        <w:t>rop-</w:t>
      </w:r>
      <w:r w:rsidR="00252DCD" w:rsidRPr="00CD6AFF">
        <w:rPr>
          <w:rStyle w:val="P-Italics"/>
        </w:rPr>
        <w:t>d</w:t>
      </w:r>
      <w:r w:rsidRPr="00CD6AFF">
        <w:rPr>
          <w:rStyle w:val="P-Italics"/>
        </w:rPr>
        <w:t>own</w:t>
      </w:r>
      <w:r w:rsidR="00FB6C6F" w:rsidRPr="00CD6AFF">
        <w:rPr>
          <w:rStyle w:val="P-Italics"/>
        </w:rPr>
        <w:t xml:space="preserve"> </w:t>
      </w:r>
      <w:r w:rsidR="00252DCD" w:rsidRPr="00CD6AFF">
        <w:rPr>
          <w:rStyle w:val="P-Italics"/>
        </w:rPr>
        <w:t>l</w:t>
      </w:r>
      <w:r w:rsidRPr="00CD6AFF">
        <w:rPr>
          <w:rStyle w:val="P-Italics"/>
        </w:rPr>
        <w:t>ist</w:t>
      </w:r>
      <w:r w:rsidRPr="0012046D">
        <w:rPr>
          <w:bCs/>
        </w:rPr>
        <w:t xml:space="preserve"> t</w:t>
      </w:r>
      <w:r w:rsidRPr="00A33EFA">
        <w:t>o add</w:t>
      </w:r>
      <w:r>
        <w:t xml:space="preserve"> a checkmark to the </w:t>
      </w:r>
      <w:r w:rsidRPr="00C24E81">
        <w:rPr>
          <w:rStyle w:val="P-Bold"/>
        </w:rPr>
        <w:t>Match Properties</w:t>
      </w:r>
      <w:r>
        <w:t xml:space="preserve"> command.</w:t>
      </w:r>
    </w:p>
    <w:p w14:paraId="1FD66ED4" w14:textId="0654030E" w:rsidR="00F20D4D" w:rsidRDefault="002755CA" w:rsidP="0018633A">
      <w:pPr>
        <w:pStyle w:val="IMG-Caption"/>
      </w:pPr>
      <w:r>
        <w:rPr>
          <w:noProof/>
        </w:rPr>
        <w:lastRenderedPageBreak/>
        <w:t>`</w:t>
      </w:r>
      <w:r w:rsidR="00DC1052">
        <w:rPr>
          <w:noProof/>
        </w:rPr>
        <w:drawing>
          <wp:inline distT="0" distB="0" distL="0" distR="0" wp14:anchorId="6190CEB9" wp14:editId="6CEDE13F">
            <wp:extent cx="1353312" cy="2167128"/>
            <wp:effectExtent l="0" t="0" r="0" b="5080"/>
            <wp:docPr id="188967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7573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53312" cy="2167128"/>
                    </a:xfrm>
                    <a:prstGeom prst="rect">
                      <a:avLst/>
                    </a:prstGeom>
                  </pic:spPr>
                </pic:pic>
              </a:graphicData>
            </a:graphic>
          </wp:inline>
        </w:drawing>
      </w:r>
    </w:p>
    <w:p w14:paraId="4C8AAFE6" w14:textId="4C0C5CDE" w:rsidR="00BF45FB" w:rsidRDefault="00380BA1" w:rsidP="00AA554A">
      <w:pPr>
        <w:pStyle w:val="IMG-Caption"/>
        <w:rPr>
          <w:noProof/>
        </w:rPr>
      </w:pPr>
      <w:r>
        <w:t>Figure 1</w:t>
      </w:r>
      <w:r w:rsidR="00AA554A">
        <w:t>.</w:t>
      </w:r>
      <w:r w:rsidR="005603E2">
        <w:fldChar w:fldCharType="begin"/>
      </w:r>
      <w:r w:rsidR="005603E2">
        <w:instrText xml:space="preserve"> SEQ Figure \* ARABIC </w:instrText>
      </w:r>
      <w:r w:rsidR="005603E2">
        <w:fldChar w:fldCharType="separate"/>
      </w:r>
      <w:r w:rsidR="00A63E4E">
        <w:rPr>
          <w:noProof/>
        </w:rPr>
        <w:t>4</w:t>
      </w:r>
      <w:r w:rsidR="005603E2">
        <w:fldChar w:fldCharType="end"/>
      </w:r>
      <w:r>
        <w:t xml:space="preserve">: </w:t>
      </w:r>
      <w:r w:rsidRPr="008E3357">
        <w:t>Quick Access Toolbar | Match Properties</w:t>
      </w:r>
    </w:p>
    <w:p w14:paraId="484F311F" w14:textId="6517BD22" w:rsidR="00A2026D" w:rsidRDefault="00BC5303" w:rsidP="0012046D">
      <w:pPr>
        <w:pStyle w:val="L-Numbers"/>
      </w:pPr>
      <w:r>
        <w:t>Select the</w:t>
      </w:r>
      <w:r w:rsidR="00DD0697">
        <w:t xml:space="preserve"> </w:t>
      </w:r>
      <w:r w:rsidRPr="003A43D2">
        <w:rPr>
          <w:rStyle w:val="P-Code"/>
        </w:rPr>
        <w:t>1-</w:t>
      </w:r>
      <w:r w:rsidRPr="00365CCB">
        <w:rPr>
          <w:rStyle w:val="P-Code"/>
        </w:rPr>
        <w:t>1</w:t>
      </w:r>
      <w:r w:rsidR="00124954">
        <w:rPr>
          <w:rStyle w:val="P-Code"/>
        </w:rPr>
        <w:t>_</w:t>
      </w:r>
      <w:r w:rsidRPr="003A43D2">
        <w:rPr>
          <w:rStyle w:val="P-Code"/>
        </w:rPr>
        <w:t xml:space="preserve">Floating Windows </w:t>
      </w:r>
      <w:r w:rsidR="00E32098" w:rsidRPr="00E32098">
        <w:rPr>
          <w:rStyle w:val="P-Code"/>
        </w:rPr>
        <w:t>1.dwg</w:t>
      </w:r>
      <w:r w:rsidR="00E32098">
        <w:t xml:space="preserve"> </w:t>
      </w:r>
      <w:r w:rsidR="003E2F70">
        <w:t xml:space="preserve">file </w:t>
      </w:r>
      <w:r w:rsidR="00E32098">
        <w:t>and</w:t>
      </w:r>
      <w:r>
        <w:t xml:space="preserve"> s</w:t>
      </w:r>
      <w:r w:rsidR="00A2026D">
        <w:t xml:space="preserve">elect the </w:t>
      </w:r>
      <w:r w:rsidR="00A2026D" w:rsidRPr="003659EA">
        <w:t>MATCH PROPERTIES</w:t>
      </w:r>
      <w:r w:rsidR="00A2026D">
        <w:t xml:space="preserve"> command</w:t>
      </w:r>
      <w:r w:rsidR="00364C25">
        <w:t xml:space="preserve"> from the </w:t>
      </w:r>
      <w:r w:rsidR="00364C25" w:rsidRPr="003E2F70">
        <w:rPr>
          <w:rStyle w:val="P-Bold"/>
        </w:rPr>
        <w:t>QAT</w:t>
      </w:r>
      <w:r>
        <w:t xml:space="preserve">. </w:t>
      </w:r>
      <w:r w:rsidR="00364C25">
        <w:rPr>
          <w:rStyle w:val="P-Italics"/>
        </w:rPr>
        <w:t>L</w:t>
      </w:r>
      <w:r w:rsidR="00E30794" w:rsidRPr="003659EA">
        <w:rPr>
          <w:rStyle w:val="P-Italics"/>
        </w:rPr>
        <w:t>eft</w:t>
      </w:r>
      <w:r w:rsidR="003659EA" w:rsidRPr="003659EA">
        <w:rPr>
          <w:rStyle w:val="P-Italics"/>
        </w:rPr>
        <w:t>-c</w:t>
      </w:r>
      <w:r w:rsidR="00E30794" w:rsidRPr="003659EA">
        <w:rPr>
          <w:rStyle w:val="P-Italics"/>
        </w:rPr>
        <w:t>lick</w:t>
      </w:r>
      <w:r w:rsidR="00E30794">
        <w:t xml:space="preserve"> </w:t>
      </w:r>
      <w:r w:rsidR="003659EA">
        <w:t xml:space="preserve">on a </w:t>
      </w:r>
      <w:r w:rsidR="003659EA" w:rsidRPr="005A7DE7">
        <w:rPr>
          <w:rStyle w:val="P-Bold"/>
        </w:rPr>
        <w:t>ROOM NAME</w:t>
      </w:r>
      <w:r w:rsidR="003659EA">
        <w:t xml:space="preserve"> </w:t>
      </w:r>
      <w:r w:rsidR="005A7DE7">
        <w:t xml:space="preserve">(LAUNDRY) </w:t>
      </w:r>
      <w:r w:rsidR="003659EA">
        <w:t xml:space="preserve">object </w:t>
      </w:r>
      <w:r w:rsidR="00E32098">
        <w:t>to match the</w:t>
      </w:r>
      <w:r w:rsidR="003659EA">
        <w:t xml:space="preserve"> properties of the </w:t>
      </w:r>
      <w:r w:rsidR="00E32098">
        <w:t>text object</w:t>
      </w:r>
      <w:r w:rsidR="003659EA">
        <w:t xml:space="preserve"> in this file</w:t>
      </w:r>
      <w:r w:rsidR="00E32098">
        <w:t>.</w:t>
      </w:r>
    </w:p>
    <w:p w14:paraId="7BB009E0" w14:textId="5535B085" w:rsidR="00F174B6" w:rsidRDefault="00BC5303" w:rsidP="0012046D">
      <w:pPr>
        <w:pStyle w:val="L-Numbers"/>
      </w:pPr>
      <w:r w:rsidRPr="00030F28">
        <w:t>Select</w:t>
      </w:r>
      <w:r>
        <w:t xml:space="preserve"> the</w:t>
      </w:r>
      <w:r w:rsidR="00DD0697">
        <w:t xml:space="preserve"> </w:t>
      </w:r>
      <w:r w:rsidRPr="003A43D2">
        <w:rPr>
          <w:rStyle w:val="P-Code"/>
        </w:rPr>
        <w:t>1-</w:t>
      </w:r>
      <w:r w:rsidRPr="00365CCB">
        <w:rPr>
          <w:rStyle w:val="P-Code"/>
        </w:rPr>
        <w:t>1</w:t>
      </w:r>
      <w:r w:rsidR="00365CCB">
        <w:rPr>
          <w:rStyle w:val="P-Code"/>
        </w:rPr>
        <w:t xml:space="preserve"> </w:t>
      </w:r>
      <w:r w:rsidRPr="003A43D2">
        <w:rPr>
          <w:rStyle w:val="P-Code"/>
        </w:rPr>
        <w:t xml:space="preserve">Floating Windows </w:t>
      </w:r>
      <w:r w:rsidR="00E32098" w:rsidRPr="00E32098">
        <w:rPr>
          <w:rStyle w:val="P-Code"/>
        </w:rPr>
        <w:t>2.dwg</w:t>
      </w:r>
      <w:r w:rsidR="00E32098">
        <w:t xml:space="preserve"> </w:t>
      </w:r>
      <w:r w:rsidR="0063531B">
        <w:t xml:space="preserve">file </w:t>
      </w:r>
      <w:r w:rsidR="00E32098">
        <w:t>and</w:t>
      </w:r>
      <w:r>
        <w:t xml:space="preserve"> select a </w:t>
      </w:r>
      <w:r w:rsidRPr="005A7DE7">
        <w:rPr>
          <w:rStyle w:val="P-Bold"/>
        </w:rPr>
        <w:t>ROOM NAME</w:t>
      </w:r>
      <w:r>
        <w:t xml:space="preserve"> </w:t>
      </w:r>
      <w:r w:rsidR="005A7DE7">
        <w:t xml:space="preserve">(BEDROOM) </w:t>
      </w:r>
      <w:r>
        <w:t xml:space="preserve">text object in this </w:t>
      </w:r>
      <w:r w:rsidR="000F2FAF">
        <w:t>view</w:t>
      </w:r>
      <w:r w:rsidR="005C6718">
        <w:t xml:space="preserve">. </w:t>
      </w:r>
      <w:r w:rsidR="00455E91">
        <w:t>The</w:t>
      </w:r>
      <w:r>
        <w:t xml:space="preserve"> </w:t>
      </w:r>
      <w:r w:rsidR="008625F1">
        <w:t xml:space="preserve">text object </w:t>
      </w:r>
      <w:r w:rsidR="00455E91">
        <w:t xml:space="preserve">in this file </w:t>
      </w:r>
      <w:r>
        <w:t xml:space="preserve">will change to match the </w:t>
      </w:r>
      <w:r w:rsidR="008625F1">
        <w:t xml:space="preserve">text </w:t>
      </w:r>
      <w:r>
        <w:t xml:space="preserve">object properties </w:t>
      </w:r>
      <w:r w:rsidR="004425FA">
        <w:t>from</w:t>
      </w:r>
      <w:r>
        <w:t xml:space="preserve"> the first file.</w:t>
      </w:r>
      <w:r w:rsidR="002755CA" w:rsidRPr="002755CA">
        <w:rPr>
          <w:noProof/>
        </w:rPr>
        <w:t xml:space="preserve"> </w:t>
      </w:r>
    </w:p>
    <w:p w14:paraId="72310AA2" w14:textId="280C51EF" w:rsidR="00F12252" w:rsidRDefault="002755CA" w:rsidP="00AF5E79">
      <w:pPr>
        <w:jc w:val="center"/>
      </w:pPr>
      <w:r>
        <w:rPr>
          <w:noProof/>
        </w:rPr>
        <w:drawing>
          <wp:inline distT="0" distB="0" distL="0" distR="0" wp14:anchorId="59A4A9DA" wp14:editId="7E34EB08">
            <wp:extent cx="5028946" cy="1962305"/>
            <wp:effectExtent l="0" t="0" r="635" b="0"/>
            <wp:docPr id="73687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71688"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28946" cy="1962305"/>
                    </a:xfrm>
                    <a:prstGeom prst="rect">
                      <a:avLst/>
                    </a:prstGeom>
                  </pic:spPr>
                </pic:pic>
              </a:graphicData>
            </a:graphic>
          </wp:inline>
        </w:drawing>
      </w:r>
    </w:p>
    <w:p w14:paraId="40C0DC0A" w14:textId="5D724641" w:rsidR="002755CA" w:rsidRDefault="002755CA" w:rsidP="0018633A">
      <w:pPr>
        <w:pStyle w:val="IMG-Caption"/>
        <w:rPr>
          <w:noProof/>
        </w:rPr>
      </w:pPr>
      <w:r w:rsidRPr="006E2EF8">
        <w:t>Figure 1.</w:t>
      </w:r>
      <w:r w:rsidR="005603E2">
        <w:fldChar w:fldCharType="begin"/>
      </w:r>
      <w:r w:rsidR="005603E2">
        <w:instrText xml:space="preserve"> SEQ Figure \* ARABIC </w:instrText>
      </w:r>
      <w:r w:rsidR="005603E2">
        <w:fldChar w:fldCharType="separate"/>
      </w:r>
      <w:r w:rsidR="00A63E4E">
        <w:rPr>
          <w:noProof/>
        </w:rPr>
        <w:t>5</w:t>
      </w:r>
      <w:r w:rsidR="005603E2">
        <w:fldChar w:fldCharType="end"/>
      </w:r>
      <w:r w:rsidRPr="006E2EF8">
        <w:t xml:space="preserve">: QAT </w:t>
      </w:r>
      <w:r w:rsidRPr="002755CA">
        <w:t>Match</w:t>
      </w:r>
      <w:r w:rsidRPr="006E2EF8">
        <w:t xml:space="preserve"> Properties</w:t>
      </w:r>
    </w:p>
    <w:p w14:paraId="4520FD5C" w14:textId="4E4DB82F" w:rsidR="00AF1E7B" w:rsidRDefault="000C2383" w:rsidP="0012046D">
      <w:pPr>
        <w:pStyle w:val="P-Regular"/>
      </w:pPr>
      <w:r>
        <w:lastRenderedPageBreak/>
        <w:t>You can r</w:t>
      </w:r>
      <w:r w:rsidR="00AF1E7B">
        <w:t xml:space="preserve">e-dock </w:t>
      </w:r>
      <w:r>
        <w:t>a “</w:t>
      </w:r>
      <w:r w:rsidRPr="00CC3A6B">
        <w:t>floating</w:t>
      </w:r>
      <w:r>
        <w:t xml:space="preserve">” </w:t>
      </w:r>
      <w:r w:rsidR="00CC3A6B">
        <w:t xml:space="preserve">drawing window </w:t>
      </w:r>
      <w:r w:rsidR="00DB33EE">
        <w:t xml:space="preserve">using </w:t>
      </w:r>
      <w:r w:rsidR="00DA307F" w:rsidRPr="00753265">
        <w:rPr>
          <w:rStyle w:val="P-Italics"/>
        </w:rPr>
        <w:t>left-</w:t>
      </w:r>
      <w:r w:rsidR="00DB33EE">
        <w:rPr>
          <w:rStyle w:val="P-Italics"/>
        </w:rPr>
        <w:t>click</w:t>
      </w:r>
      <w:r w:rsidR="00DB33EE" w:rsidRPr="00753265">
        <w:rPr>
          <w:rStyle w:val="P-Italics"/>
        </w:rPr>
        <w:t xml:space="preserve"> </w:t>
      </w:r>
      <w:r w:rsidR="004126BE" w:rsidRPr="00753265">
        <w:rPr>
          <w:rStyle w:val="P-Italics"/>
        </w:rPr>
        <w:t>and</w:t>
      </w:r>
      <w:r w:rsidR="00CC3A6B" w:rsidRPr="00753265">
        <w:rPr>
          <w:rStyle w:val="P-Italics"/>
        </w:rPr>
        <w:t xml:space="preserve"> </w:t>
      </w:r>
      <w:r w:rsidR="00DB33EE">
        <w:rPr>
          <w:rStyle w:val="P-Italics"/>
        </w:rPr>
        <w:t>drag</w:t>
      </w:r>
      <w:r w:rsidR="00DB33EE">
        <w:t xml:space="preserve"> to drop the file’</w:t>
      </w:r>
      <w:r>
        <w:t>s</w:t>
      </w:r>
      <w:r w:rsidR="00AF1E7B">
        <w:t xml:space="preserve"> </w:t>
      </w:r>
      <w:proofErr w:type="spellStart"/>
      <w:r w:rsidR="00FB6C6F">
        <w:t>t</w:t>
      </w:r>
      <w:r w:rsidR="001F7752">
        <w:t>itle</w:t>
      </w:r>
      <w:r w:rsidR="00FB6C6F">
        <w:t>b</w:t>
      </w:r>
      <w:r w:rsidR="001F7752">
        <w:t>ar</w:t>
      </w:r>
      <w:proofErr w:type="spellEnd"/>
      <w:r w:rsidR="001F7752">
        <w:t xml:space="preserve"> </w:t>
      </w:r>
      <w:r w:rsidR="00AF1E7B">
        <w:t xml:space="preserve">back into </w:t>
      </w:r>
      <w:r w:rsidR="00AF1E7B" w:rsidRPr="00AF5E79">
        <w:t xml:space="preserve">the </w:t>
      </w:r>
      <w:r w:rsidR="00673B2B" w:rsidRPr="00AF5E79">
        <w:t>File Tabs</w:t>
      </w:r>
      <w:r w:rsidR="00673B2B">
        <w:t xml:space="preserve"> </w:t>
      </w:r>
      <w:r w:rsidR="00575727">
        <w:t xml:space="preserve">area </w:t>
      </w:r>
      <w:r w:rsidR="00AF1E7B">
        <w:t xml:space="preserve">and </w:t>
      </w:r>
      <w:r w:rsidR="00FB6C6F">
        <w:t xml:space="preserve">then </w:t>
      </w:r>
      <w:r w:rsidR="00043269">
        <w:t xml:space="preserve">release </w:t>
      </w:r>
      <w:r w:rsidR="00CF49E4">
        <w:t>the mouse button</w:t>
      </w:r>
      <w:r w:rsidR="00AF1E7B">
        <w:t>.</w:t>
      </w:r>
    </w:p>
    <w:p w14:paraId="3110FD9D" w14:textId="77777777" w:rsidR="003C35C3" w:rsidRDefault="00470DC4" w:rsidP="003C35C3">
      <w:pPr>
        <w:pStyle w:val="P-CalloutHeading"/>
      </w:pPr>
      <w:r w:rsidRPr="00470DC4">
        <w:t>Not</w:t>
      </w:r>
      <w:r w:rsidR="003C35C3">
        <w:t>e</w:t>
      </w:r>
    </w:p>
    <w:p w14:paraId="2D0459BC" w14:textId="2A101458" w:rsidR="00470DC4" w:rsidRDefault="00470DC4" w:rsidP="0012046D">
      <w:pPr>
        <w:pStyle w:val="P-Callout"/>
      </w:pPr>
      <w:r w:rsidRPr="00470DC4">
        <w:t xml:space="preserve">Did you notice that each file has its own </w:t>
      </w:r>
      <w:r w:rsidR="00D87D43" w:rsidRPr="00470DC4">
        <w:t>Command Line</w:t>
      </w:r>
      <w:r w:rsidR="00D87D43">
        <w:t xml:space="preserve"> </w:t>
      </w:r>
      <w:r w:rsidR="001F7752">
        <w:t>when working with “floating” view windows</w:t>
      </w:r>
      <w:r w:rsidRPr="00470DC4">
        <w:t>?</w:t>
      </w:r>
    </w:p>
    <w:p w14:paraId="4D888CFD" w14:textId="101F0A7C" w:rsidR="002524AC" w:rsidRDefault="009A382C" w:rsidP="0012046D">
      <w:r>
        <w:t xml:space="preserve">You can control this new feature using the </w:t>
      </w:r>
      <w:r w:rsidR="008B25B5">
        <w:t>SYSFLOATING</w:t>
      </w:r>
      <w:r>
        <w:t xml:space="preserve"> system variable</w:t>
      </w:r>
      <w:r w:rsidR="00A86C84">
        <w:t>:</w:t>
      </w:r>
      <w:r w:rsidR="00AC0BA8">
        <w:br/>
      </w:r>
    </w:p>
    <w:tbl>
      <w:tblPr>
        <w:tblStyle w:val="MediumList2-Accent1"/>
        <w:tblW w:w="9558" w:type="dxa"/>
        <w:tblBorders>
          <w:top w:val="none" w:sz="0" w:space="0" w:color="auto"/>
          <w:left w:val="none" w:sz="0" w:space="0" w:color="auto"/>
          <w:bottom w:val="none" w:sz="0" w:space="0" w:color="auto"/>
          <w:right w:val="none" w:sz="0" w:space="0" w:color="auto"/>
        </w:tblBorders>
        <w:tblLayout w:type="fixed"/>
        <w:tblLook w:val="0420" w:firstRow="1" w:lastRow="0" w:firstColumn="0" w:lastColumn="0" w:noHBand="0" w:noVBand="1"/>
      </w:tblPr>
      <w:tblGrid>
        <w:gridCol w:w="9558"/>
      </w:tblGrid>
      <w:tr w:rsidR="00AC0BA8" w:rsidRPr="00AB52E0" w14:paraId="21132076" w14:textId="77777777" w:rsidTr="00AC0BA8">
        <w:trPr>
          <w:cnfStyle w:val="100000000000" w:firstRow="1" w:lastRow="0" w:firstColumn="0" w:lastColumn="0" w:oddVBand="0" w:evenVBand="0" w:oddHBand="0" w:evenHBand="0" w:firstRowFirstColumn="0" w:firstRowLastColumn="0" w:lastRowFirstColumn="0" w:lastRowLastColumn="0"/>
          <w:cantSplit/>
          <w:trHeight w:val="144"/>
        </w:trPr>
        <w:tc>
          <w:tcPr>
            <w:tcW w:w="9558" w:type="dxa"/>
            <w:tcBorders>
              <w:top w:val="none" w:sz="0" w:space="0" w:color="auto"/>
              <w:left w:val="none" w:sz="0" w:space="0" w:color="auto"/>
              <w:bottom w:val="none" w:sz="0" w:space="0" w:color="auto"/>
              <w:right w:val="none" w:sz="0" w:space="0" w:color="auto"/>
            </w:tcBorders>
            <w:shd w:val="clear" w:color="auto" w:fill="auto"/>
            <w:noWrap/>
          </w:tcPr>
          <w:p w14:paraId="5C2F63C3" w14:textId="36BDEA38" w:rsidR="00AC0BA8" w:rsidRPr="00AC0BA8" w:rsidRDefault="00AC0BA8" w:rsidP="00AC0BA8">
            <w:pPr>
              <w:pStyle w:val="TableText"/>
              <w:framePr w:wrap="around"/>
              <w:spacing w:before="0" w:after="0"/>
              <w:rPr>
                <w:b/>
                <w:bCs/>
              </w:rPr>
            </w:pPr>
            <w:r w:rsidRPr="00AC0BA8">
              <w:rPr>
                <w:b/>
                <w:bCs/>
              </w:rPr>
              <w:t>SYSFLOATING</w:t>
            </w:r>
          </w:p>
        </w:tc>
      </w:tr>
      <w:tr w:rsidR="002319CF" w:rsidRPr="00AB52E0" w14:paraId="5A9F28B8" w14:textId="77777777" w:rsidTr="00AC0BA8">
        <w:trPr>
          <w:cnfStyle w:val="000000100000" w:firstRow="0" w:lastRow="0" w:firstColumn="0" w:lastColumn="0" w:oddVBand="0" w:evenVBand="0" w:oddHBand="1" w:evenHBand="0" w:firstRowFirstColumn="0" w:firstRowLastColumn="0" w:lastRowFirstColumn="0" w:lastRowLastColumn="0"/>
          <w:cantSplit/>
        </w:trPr>
        <w:tc>
          <w:tcPr>
            <w:tcW w:w="9558" w:type="dxa"/>
            <w:tcBorders>
              <w:top w:val="none" w:sz="0" w:space="0" w:color="auto"/>
              <w:bottom w:val="none" w:sz="0" w:space="0" w:color="auto"/>
            </w:tcBorders>
            <w:shd w:val="clear" w:color="auto" w:fill="C5E0B3" w:themeFill="accent6" w:themeFillTint="66"/>
            <w:noWrap/>
          </w:tcPr>
          <w:p w14:paraId="57CA4FFF" w14:textId="3D657C90" w:rsidR="002319CF" w:rsidRDefault="002319CF" w:rsidP="00AC0BA8">
            <w:pPr>
              <w:pStyle w:val="TableText"/>
              <w:framePr w:wrap="around"/>
            </w:pPr>
            <w:r w:rsidRPr="00B62811">
              <w:t>Controls the dock state of the drawing file tabs</w:t>
            </w:r>
            <w:r>
              <w:t>.</w:t>
            </w:r>
          </w:p>
          <w:p w14:paraId="076BD8AF" w14:textId="77777777" w:rsidR="002319CF" w:rsidRPr="00AB52E0" w:rsidRDefault="002319CF" w:rsidP="00AC0BA8">
            <w:pPr>
              <w:pStyle w:val="TableText"/>
              <w:framePr w:wrap="around"/>
            </w:pPr>
            <w:r>
              <w:t>Type:</w:t>
            </w:r>
            <w:r>
              <w:tab/>
              <w:t>Integer</w:t>
            </w:r>
          </w:p>
          <w:p w14:paraId="4F646C64" w14:textId="77777777" w:rsidR="002319CF" w:rsidRPr="00AB52E0" w:rsidRDefault="002319CF" w:rsidP="00AC0BA8">
            <w:pPr>
              <w:pStyle w:val="TableText"/>
              <w:framePr w:wrap="around"/>
            </w:pPr>
            <w:r w:rsidRPr="00AB52E0">
              <w:t xml:space="preserve">Saved in: </w:t>
            </w:r>
            <w:r>
              <w:tab/>
            </w:r>
            <w:r w:rsidRPr="00AB52E0">
              <w:t>Registry</w:t>
            </w:r>
          </w:p>
        </w:tc>
      </w:tr>
    </w:tbl>
    <w:tbl>
      <w:tblPr>
        <w:tblStyle w:val="MediumList2-Accent1"/>
        <w:tblW w:w="9558" w:type="dxa"/>
        <w:tblLayout w:type="fixed"/>
        <w:tblLook w:val="0420" w:firstRow="1" w:lastRow="0" w:firstColumn="0" w:lastColumn="0" w:noHBand="0" w:noVBand="1"/>
      </w:tblPr>
      <w:tblGrid>
        <w:gridCol w:w="1728"/>
        <w:gridCol w:w="7830"/>
      </w:tblGrid>
      <w:tr w:rsidR="002319CF" w:rsidRPr="00AB52E0" w14:paraId="3FA57B79" w14:textId="77777777" w:rsidTr="005439E7">
        <w:trPr>
          <w:cnfStyle w:val="100000000000" w:firstRow="1" w:lastRow="0" w:firstColumn="0" w:lastColumn="0" w:oddVBand="0" w:evenVBand="0" w:oddHBand="0" w:evenHBand="0" w:firstRowFirstColumn="0" w:firstRowLastColumn="0" w:lastRowFirstColumn="0" w:lastRowLastColumn="0"/>
        </w:trPr>
        <w:tc>
          <w:tcPr>
            <w:tcW w:w="1728" w:type="dxa"/>
            <w:tcBorders>
              <w:bottom w:val="single" w:sz="4" w:space="0" w:color="000000" w:themeColor="text1"/>
            </w:tcBorders>
            <w:shd w:val="clear" w:color="auto" w:fill="E2EFD9" w:themeFill="accent6" w:themeFillTint="33"/>
            <w:noWrap/>
          </w:tcPr>
          <w:p w14:paraId="26EA065E" w14:textId="77777777" w:rsidR="002319CF" w:rsidRPr="00AB52E0" w:rsidRDefault="002319CF" w:rsidP="0012046D">
            <w:r>
              <w:t>0 (default)</w:t>
            </w:r>
            <w:r>
              <w:tab/>
            </w:r>
          </w:p>
        </w:tc>
        <w:tc>
          <w:tcPr>
            <w:tcW w:w="7830" w:type="dxa"/>
            <w:tcBorders>
              <w:bottom w:val="single" w:sz="4" w:space="0" w:color="000000" w:themeColor="text1"/>
            </w:tcBorders>
            <w:shd w:val="clear" w:color="auto" w:fill="E2EFD9" w:themeFill="accent6" w:themeFillTint="33"/>
            <w:noWrap/>
          </w:tcPr>
          <w:p w14:paraId="7B0310B9" w14:textId="77777777" w:rsidR="002319CF" w:rsidRPr="00AB52E0" w:rsidRDefault="002319CF" w:rsidP="0012046D">
            <w:r>
              <w:t>Drawing file tabs are docked.</w:t>
            </w:r>
          </w:p>
        </w:tc>
      </w:tr>
      <w:tr w:rsidR="002319CF" w:rsidRPr="00AB52E0" w14:paraId="1E2216D4" w14:textId="77777777" w:rsidTr="005439E7">
        <w:trPr>
          <w:cnfStyle w:val="000000100000" w:firstRow="0" w:lastRow="0" w:firstColumn="0" w:lastColumn="0" w:oddVBand="0" w:evenVBand="0" w:oddHBand="1" w:evenHBand="0" w:firstRowFirstColumn="0" w:firstRowLastColumn="0" w:lastRowFirstColumn="0" w:lastRowLastColumn="0"/>
        </w:trPr>
        <w:tc>
          <w:tcPr>
            <w:tcW w:w="1728" w:type="dxa"/>
            <w:tcBorders>
              <w:top w:val="single" w:sz="4" w:space="0" w:color="000000" w:themeColor="text1"/>
              <w:left w:val="nil"/>
              <w:bottom w:val="single" w:sz="4" w:space="0" w:color="000000" w:themeColor="text1"/>
            </w:tcBorders>
            <w:shd w:val="clear" w:color="auto" w:fill="E2EFD9" w:themeFill="accent6" w:themeFillTint="33"/>
            <w:noWrap/>
          </w:tcPr>
          <w:p w14:paraId="4A7EAAF2" w14:textId="77777777" w:rsidR="002319CF" w:rsidRPr="00AB52E0" w:rsidRDefault="002319CF" w:rsidP="0012046D">
            <w:r>
              <w:t>1</w:t>
            </w:r>
            <w:r>
              <w:tab/>
            </w:r>
            <w:r>
              <w:tab/>
            </w:r>
          </w:p>
        </w:tc>
        <w:tc>
          <w:tcPr>
            <w:tcW w:w="7830" w:type="dxa"/>
            <w:tcBorders>
              <w:top w:val="single" w:sz="4" w:space="0" w:color="000000" w:themeColor="text1"/>
              <w:bottom w:val="single" w:sz="4" w:space="0" w:color="000000" w:themeColor="text1"/>
              <w:right w:val="nil"/>
            </w:tcBorders>
            <w:shd w:val="clear" w:color="auto" w:fill="E2EFD9" w:themeFill="accent6" w:themeFillTint="33"/>
            <w:noWrap/>
          </w:tcPr>
          <w:p w14:paraId="7870E585" w14:textId="77777777" w:rsidR="002319CF" w:rsidRPr="00AB52E0" w:rsidRDefault="002319CF" w:rsidP="0012046D">
            <w:r>
              <w:t>Drawing file tabs are floating</w:t>
            </w:r>
          </w:p>
        </w:tc>
      </w:tr>
      <w:tr w:rsidR="002319CF" w:rsidRPr="00AB52E0" w14:paraId="3BC8D391" w14:textId="77777777" w:rsidTr="005439E7">
        <w:tc>
          <w:tcPr>
            <w:tcW w:w="1728" w:type="dxa"/>
            <w:tcBorders>
              <w:top w:val="single" w:sz="4" w:space="0" w:color="000000" w:themeColor="text1"/>
              <w:left w:val="nil"/>
              <w:bottom w:val="single" w:sz="4" w:space="0" w:color="000000" w:themeColor="text1"/>
              <w:right w:val="nil"/>
            </w:tcBorders>
            <w:shd w:val="clear" w:color="auto" w:fill="E2EFD9" w:themeFill="accent6" w:themeFillTint="33"/>
            <w:noWrap/>
          </w:tcPr>
          <w:p w14:paraId="1CD29211" w14:textId="77777777" w:rsidR="002319CF" w:rsidRPr="00AB52E0" w:rsidRDefault="002319CF" w:rsidP="0012046D">
            <w:r>
              <w:t>-1</w:t>
            </w:r>
            <w:r>
              <w:tab/>
            </w:r>
            <w:r>
              <w:tab/>
            </w:r>
          </w:p>
        </w:tc>
        <w:tc>
          <w:tcPr>
            <w:tcW w:w="7830" w:type="dxa"/>
            <w:tcBorders>
              <w:top w:val="single" w:sz="4" w:space="0" w:color="000000" w:themeColor="text1"/>
              <w:left w:val="nil"/>
              <w:bottom w:val="single" w:sz="4" w:space="0" w:color="000000" w:themeColor="text1"/>
              <w:right w:val="nil"/>
            </w:tcBorders>
            <w:shd w:val="clear" w:color="auto" w:fill="E2EFD9" w:themeFill="accent6" w:themeFillTint="33"/>
            <w:noWrap/>
          </w:tcPr>
          <w:p w14:paraId="553A61DA" w14:textId="17FF8312" w:rsidR="002319CF" w:rsidRPr="00AB52E0" w:rsidRDefault="00C47F13" w:rsidP="0012046D">
            <w:r>
              <w:t>The floating</w:t>
            </w:r>
            <w:r w:rsidR="002319CF">
              <w:t xml:space="preserve"> drawing file tab feature is disabled.</w:t>
            </w:r>
          </w:p>
        </w:tc>
      </w:tr>
    </w:tbl>
    <w:p w14:paraId="148C8273" w14:textId="4C45D179" w:rsidR="00D352A7" w:rsidRDefault="00D352A7" w:rsidP="00D352A7">
      <w:pPr>
        <w:pStyle w:val="SP-Editorial"/>
        <w:rPr>
          <w:rStyle w:val="P-URL"/>
        </w:rPr>
      </w:pPr>
      <w:r>
        <w:t>To the PD: Please convert this table into an image.</w:t>
      </w:r>
    </w:p>
    <w:p w14:paraId="794E3B01" w14:textId="27373468" w:rsidR="00DA1690" w:rsidRDefault="00DA1690" w:rsidP="0012046D">
      <w:pPr>
        <w:pStyle w:val="P-Regular"/>
      </w:pPr>
      <w:r>
        <w:t xml:space="preserve">On completion of this exercise, you </w:t>
      </w:r>
      <w:r w:rsidR="00611186">
        <w:t xml:space="preserve">should </w:t>
      </w:r>
      <w:r w:rsidR="00FB6C6F">
        <w:t xml:space="preserve">now </w:t>
      </w:r>
      <w:r w:rsidR="00611186">
        <w:t>be able to</w:t>
      </w:r>
      <w:r>
        <w:t xml:space="preserve"> control </w:t>
      </w:r>
      <w:r w:rsidR="00611186">
        <w:t>the display of the</w:t>
      </w:r>
      <w:r>
        <w:t xml:space="preserve"> drawing to take advantage of your hardware configuration and customize your QAT to include the MATCH PROPERTIES command.</w:t>
      </w:r>
    </w:p>
    <w:p w14:paraId="14EECF20" w14:textId="3729970B" w:rsidR="00F31365" w:rsidRDefault="00F31365" w:rsidP="0012046D">
      <w:pPr>
        <w:pStyle w:val="H1-Section"/>
      </w:pPr>
      <w:r w:rsidRPr="00F31365">
        <w:t xml:space="preserve">Controlling the </w:t>
      </w:r>
      <w:r w:rsidR="00F21E50">
        <w:t>C</w:t>
      </w:r>
      <w:r w:rsidR="00F21E50" w:rsidRPr="00F31365">
        <w:t xml:space="preserve">ommand </w:t>
      </w:r>
      <w:r w:rsidR="00F21E50">
        <w:t>L</w:t>
      </w:r>
      <w:r w:rsidR="00F21E50" w:rsidRPr="00F31365">
        <w:t>ine</w:t>
      </w:r>
    </w:p>
    <w:p w14:paraId="1C4EB08F" w14:textId="549F6AAC" w:rsidR="00A732F5" w:rsidRPr="003A43D2" w:rsidRDefault="00261C12" w:rsidP="0012046D">
      <w:pPr>
        <w:pStyle w:val="P-Regular"/>
      </w:pPr>
      <w:r>
        <w:t xml:space="preserve">In this </w:t>
      </w:r>
      <w:r w:rsidR="00611186">
        <w:t>exercise</w:t>
      </w:r>
      <w:r>
        <w:t xml:space="preserve">, we will learn how to control where your </w:t>
      </w:r>
      <w:r w:rsidR="000B4956">
        <w:t xml:space="preserve">Command Line </w:t>
      </w:r>
      <w:r>
        <w:t>dialog “lives” and how to find it when it goes “missing”.</w:t>
      </w:r>
      <w:r w:rsidR="00063913">
        <w:t xml:space="preserve"> </w:t>
      </w:r>
    </w:p>
    <w:p w14:paraId="3FD8B729" w14:textId="4B1FEEFE" w:rsidR="00F31365" w:rsidRDefault="00F31365" w:rsidP="0012046D">
      <w:pPr>
        <w:pStyle w:val="H2-Heading"/>
      </w:pPr>
      <w:r>
        <w:t xml:space="preserve">Lost </w:t>
      </w:r>
      <w:r w:rsidR="00D65732">
        <w:t>Command Line</w:t>
      </w:r>
      <w:r>
        <w:t>?</w:t>
      </w:r>
    </w:p>
    <w:p w14:paraId="63958CB9" w14:textId="254E1AFE" w:rsidR="00B20E64" w:rsidRDefault="00B20E64" w:rsidP="0012046D">
      <w:pPr>
        <w:pStyle w:val="P-Regular"/>
      </w:pPr>
      <w:r>
        <w:t xml:space="preserve">Have you ever lost the </w:t>
      </w:r>
      <w:r w:rsidR="00D87D43">
        <w:t xml:space="preserve">Command Line </w:t>
      </w:r>
      <w:r>
        <w:t xml:space="preserve">window?  </w:t>
      </w:r>
      <w:r w:rsidR="007D1606">
        <w:t>I guess yes</w:t>
      </w:r>
      <w:r w:rsidR="003C01EB">
        <w:t>,</w:t>
      </w:r>
      <w:r w:rsidR="007D1606">
        <w:t xml:space="preserve"> since it occasionally disappears</w:t>
      </w:r>
      <w:r>
        <w:t xml:space="preserve"> while working in the interface. You can use the following two options </w:t>
      </w:r>
      <w:r w:rsidR="00A732F5">
        <w:t>to recover</w:t>
      </w:r>
      <w:r>
        <w:t xml:space="preserve"> the </w:t>
      </w:r>
      <w:r w:rsidR="00D87D43">
        <w:t xml:space="preserve">Command Line </w:t>
      </w:r>
      <w:r>
        <w:t>from its hiding place.</w:t>
      </w:r>
    </w:p>
    <w:p w14:paraId="7B4491CF" w14:textId="25335D3F" w:rsidR="00B20E64" w:rsidRPr="000F3992" w:rsidRDefault="006E3C7D" w:rsidP="0012046D">
      <w:pPr>
        <w:pStyle w:val="H3-Subheading"/>
      </w:pPr>
      <w:r>
        <w:lastRenderedPageBreak/>
        <w:t>Option 1</w:t>
      </w:r>
      <w:r w:rsidR="00FB6C6F">
        <w:t xml:space="preserve"> – </w:t>
      </w:r>
      <w:r w:rsidR="005E58D1">
        <w:t>Using a Keyboard Shortcut</w:t>
      </w:r>
    </w:p>
    <w:p w14:paraId="6379140A" w14:textId="1EA02FA5" w:rsidR="00DE7E93" w:rsidRPr="0018633A" w:rsidRDefault="00B20E64" w:rsidP="0012046D">
      <w:pPr>
        <w:pStyle w:val="P-Regular"/>
      </w:pPr>
      <w:r>
        <w:t xml:space="preserve">The first </w:t>
      </w:r>
      <w:r w:rsidR="005373DD">
        <w:t>option</w:t>
      </w:r>
      <w:r>
        <w:t xml:space="preserve"> is </w:t>
      </w:r>
      <w:r w:rsidR="00670CCE">
        <w:t xml:space="preserve">to </w:t>
      </w:r>
      <w:r>
        <w:t xml:space="preserve">use the built-in </w:t>
      </w:r>
      <w:r w:rsidRPr="002C730A">
        <w:rPr>
          <w:rStyle w:val="P-Italics"/>
        </w:rPr>
        <w:t>C</w:t>
      </w:r>
      <w:r w:rsidR="00A732F5">
        <w:rPr>
          <w:rStyle w:val="P-Italics"/>
        </w:rPr>
        <w:t xml:space="preserve">trl </w:t>
      </w:r>
      <w:r w:rsidRPr="002C730A">
        <w:rPr>
          <w:rStyle w:val="P-Italics"/>
        </w:rPr>
        <w:t>+</w:t>
      </w:r>
      <w:r w:rsidR="00A732F5">
        <w:rPr>
          <w:rStyle w:val="P-Italics"/>
        </w:rPr>
        <w:t xml:space="preserve"> </w:t>
      </w:r>
      <w:r w:rsidRPr="002C730A">
        <w:rPr>
          <w:rStyle w:val="P-Italics"/>
        </w:rPr>
        <w:t>9</w:t>
      </w:r>
      <w:r>
        <w:t xml:space="preserve"> </w:t>
      </w:r>
      <w:r w:rsidR="00E645C1">
        <w:t xml:space="preserve">shortcut key </w:t>
      </w:r>
      <w:r>
        <w:t xml:space="preserve">to toggle the command window ON and OFF. </w:t>
      </w:r>
      <w:r w:rsidR="00670CCE">
        <w:t xml:space="preserve">This </w:t>
      </w:r>
      <w:r>
        <w:t xml:space="preserve">will bring </w:t>
      </w:r>
      <w:r w:rsidR="00724C4B">
        <w:t>the Command Line</w:t>
      </w:r>
      <w:r w:rsidR="00B80427">
        <w:t xml:space="preserve"> dialog</w:t>
      </w:r>
      <w:r w:rsidR="00724C4B">
        <w:t xml:space="preserve"> </w:t>
      </w:r>
      <w:r>
        <w:t>to the front of the application window from wherever it is hiding.</w:t>
      </w:r>
    </w:p>
    <w:p w14:paraId="7EBCEC14" w14:textId="6A110ACD" w:rsidR="005373DD" w:rsidRDefault="006E3C7D" w:rsidP="0012046D">
      <w:pPr>
        <w:pStyle w:val="H3-Subheading"/>
      </w:pPr>
      <w:r>
        <w:t>Option 2</w:t>
      </w:r>
      <w:r w:rsidR="00FB6C6F">
        <w:t xml:space="preserve"> – </w:t>
      </w:r>
      <w:r w:rsidR="005E58D1">
        <w:t>Using the CUI Dialog</w:t>
      </w:r>
    </w:p>
    <w:p w14:paraId="65E470DA" w14:textId="67CAE912" w:rsidR="008641E4" w:rsidRDefault="008641E4" w:rsidP="0012046D">
      <w:pPr>
        <w:pStyle w:val="P-Regular"/>
      </w:pPr>
      <w:r>
        <w:t xml:space="preserve">The second option is to use </w:t>
      </w:r>
      <w:r w:rsidRPr="006A3F7B">
        <w:t>the CUSTOMIZE USER INTERFACE (CUI)</w:t>
      </w:r>
      <w:r>
        <w:t xml:space="preserve"> </w:t>
      </w:r>
      <w:r w:rsidR="00632117">
        <w:t xml:space="preserve">command </w:t>
      </w:r>
      <w:r>
        <w:t>to turn the command window ON or OFF.</w:t>
      </w:r>
    </w:p>
    <w:p w14:paraId="4E10DB0E" w14:textId="1C00A53B" w:rsidR="00C85669" w:rsidRDefault="004B3AD4" w:rsidP="0012046D">
      <w:pPr>
        <w:pStyle w:val="P-Regular"/>
      </w:pPr>
      <w:r>
        <w:t xml:space="preserve">The CUI command </w:t>
      </w:r>
      <w:r w:rsidR="00501358">
        <w:t xml:space="preserve">is </w:t>
      </w:r>
      <w:r>
        <w:t>available at the</w:t>
      </w:r>
      <w:r w:rsidR="00C85669">
        <w:t xml:space="preserve"> following locations</w:t>
      </w:r>
      <w:r>
        <w:t>:</w:t>
      </w:r>
    </w:p>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501358" w:rsidRPr="002C7130" w14:paraId="05C0AF7A" w14:textId="77777777" w:rsidTr="00546440">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39352608" w14:textId="77777777" w:rsidR="00501358" w:rsidRPr="00D371F7" w:rsidRDefault="00501358" w:rsidP="00FC45FF">
            <w:pPr>
              <w:rPr>
                <w:rStyle w:val="P-Bold"/>
              </w:rPr>
            </w:pPr>
            <w:r w:rsidRPr="00D371F7">
              <w:rPr>
                <w:rFonts w:eastAsia="Arial"/>
                <w:b/>
                <w:color w:val="auto"/>
                <w:lang w:val="en"/>
              </w:rPr>
              <w:t>CUI</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4700D38D" w14:textId="77777777" w:rsidR="00501358" w:rsidRPr="00D371F7" w:rsidRDefault="00501358" w:rsidP="00FC45FF">
            <w:pPr>
              <w:rPr>
                <w:rFonts w:eastAsia="Arial"/>
                <w:b/>
                <w:color w:val="auto"/>
                <w:lang w:val="en"/>
              </w:rPr>
            </w:pPr>
            <w:r w:rsidRPr="00D371F7">
              <w:rPr>
                <w:rFonts w:eastAsia="Arial"/>
                <w:b/>
                <w:color w:val="auto"/>
                <w:lang w:val="en"/>
              </w:rPr>
              <w:t>Command Locations</w:t>
            </w:r>
          </w:p>
        </w:tc>
      </w:tr>
      <w:tr w:rsidR="007E6D65" w:rsidRPr="002C7130" w14:paraId="1318FA36" w14:textId="77777777" w:rsidTr="00546440">
        <w:trPr>
          <w:cnfStyle w:val="000000100000" w:firstRow="0" w:lastRow="0" w:firstColumn="0" w:lastColumn="0" w:oddVBand="0" w:evenVBand="0" w:oddHBand="1" w:evenHBand="0" w:firstRowFirstColumn="0" w:firstRowLastColumn="0" w:lastRowFirstColumn="0" w:lastRowLastColumn="0"/>
          <w:cantSplit/>
        </w:trPr>
        <w:tc>
          <w:tcPr>
            <w:tcW w:w="2051" w:type="dxa"/>
            <w:tcBorders>
              <w:bottom w:val="single" w:sz="4" w:space="0" w:color="auto"/>
            </w:tcBorders>
            <w:shd w:val="clear" w:color="auto" w:fill="E2EFD9" w:themeFill="accent6" w:themeFillTint="33"/>
          </w:tcPr>
          <w:p w14:paraId="4C189A56" w14:textId="77777777" w:rsidR="00501358" w:rsidRPr="002C7130" w:rsidRDefault="00501358" w:rsidP="0012046D">
            <w:r>
              <w:t>Ribbon</w:t>
            </w:r>
          </w:p>
        </w:tc>
        <w:tc>
          <w:tcPr>
            <w:tcW w:w="5869" w:type="dxa"/>
            <w:tcBorders>
              <w:bottom w:val="single" w:sz="4" w:space="0" w:color="auto"/>
            </w:tcBorders>
            <w:shd w:val="clear" w:color="auto" w:fill="E2EFD9" w:themeFill="accent6" w:themeFillTint="33"/>
          </w:tcPr>
          <w:p w14:paraId="66E5A5DD" w14:textId="77777777" w:rsidR="00501358" w:rsidRPr="00FC45FF" w:rsidRDefault="00501358" w:rsidP="0012046D">
            <w:pPr>
              <w:rPr>
                <w:rFonts w:eastAsia="Arial"/>
                <w:color w:val="auto"/>
                <w:lang w:val="en"/>
              </w:rPr>
            </w:pPr>
            <w:r w:rsidRPr="00FC45FF">
              <w:rPr>
                <w:rFonts w:eastAsia="Arial"/>
                <w:color w:val="auto"/>
                <w:lang w:val="en"/>
              </w:rPr>
              <w:t>Manage | Customization | User Interface</w:t>
            </w:r>
          </w:p>
        </w:tc>
      </w:tr>
      <w:tr w:rsidR="007E6D65" w:rsidRPr="002C7130" w14:paraId="41223775" w14:textId="77777777" w:rsidTr="00546440">
        <w:trPr>
          <w:cantSplit/>
        </w:trPr>
        <w:tc>
          <w:tcPr>
            <w:tcW w:w="2051" w:type="dxa"/>
            <w:tcBorders>
              <w:top w:val="single" w:sz="4" w:space="0" w:color="auto"/>
            </w:tcBorders>
            <w:shd w:val="clear" w:color="auto" w:fill="E2EFD9" w:themeFill="accent6" w:themeFillTint="33"/>
          </w:tcPr>
          <w:p w14:paraId="4043A4D0" w14:textId="77777777" w:rsidR="00501358" w:rsidRDefault="00501358" w:rsidP="0012046D">
            <w:r>
              <w:t>Command Line</w:t>
            </w:r>
          </w:p>
        </w:tc>
        <w:tc>
          <w:tcPr>
            <w:tcW w:w="5869" w:type="dxa"/>
            <w:tcBorders>
              <w:top w:val="single" w:sz="4" w:space="0" w:color="auto"/>
            </w:tcBorders>
            <w:shd w:val="clear" w:color="auto" w:fill="E2EFD9" w:themeFill="accent6" w:themeFillTint="33"/>
          </w:tcPr>
          <w:p w14:paraId="7E168611" w14:textId="77777777" w:rsidR="00501358" w:rsidRPr="00FC45FF" w:rsidRDefault="00501358" w:rsidP="0012046D">
            <w:pPr>
              <w:rPr>
                <w:rFonts w:eastAsia="Arial"/>
                <w:color w:val="auto"/>
                <w:lang w:val="en"/>
              </w:rPr>
            </w:pPr>
            <w:r w:rsidRPr="00FC45FF">
              <w:rPr>
                <w:rFonts w:eastAsia="Arial"/>
                <w:color w:val="auto"/>
                <w:lang w:val="en"/>
              </w:rPr>
              <w:t>CUI (CUI)</w:t>
            </w:r>
          </w:p>
        </w:tc>
      </w:tr>
    </w:tbl>
    <w:p w14:paraId="504D61DD" w14:textId="77777777" w:rsidR="00C23683" w:rsidRDefault="00C23683" w:rsidP="00C23683">
      <w:pPr>
        <w:pStyle w:val="SP-Editorial"/>
        <w:rPr>
          <w:rStyle w:val="P-URL"/>
        </w:rPr>
      </w:pPr>
      <w:r>
        <w:t>To the PD: Please convert this table into an image.</w:t>
      </w:r>
    </w:p>
    <w:p w14:paraId="46758D18" w14:textId="56F86185" w:rsidR="0021551C" w:rsidRPr="00261C12" w:rsidRDefault="0021551C" w:rsidP="0012046D">
      <w:pPr>
        <w:pStyle w:val="P-Regular"/>
      </w:pPr>
      <w:r>
        <w:t xml:space="preserve">Using the following steps, you </w:t>
      </w:r>
      <w:r w:rsidR="00FB6C6F">
        <w:t xml:space="preserve">can </w:t>
      </w:r>
      <w:r>
        <w:t xml:space="preserve">gain control of your </w:t>
      </w:r>
      <w:r w:rsidR="00DE5445">
        <w:t>Command Line</w:t>
      </w:r>
      <w:r w:rsidR="00D74615">
        <w:t xml:space="preserve"> dialog</w:t>
      </w:r>
      <w:r>
        <w:t>. To demonstrate this functionality, you need to be in a drawing file</w:t>
      </w:r>
      <w:r w:rsidR="00FB6C6F">
        <w:t>:</w:t>
      </w:r>
    </w:p>
    <w:p w14:paraId="26B29A7A" w14:textId="6C32F257" w:rsidR="0021551C" w:rsidRPr="003A43D2" w:rsidRDefault="0021551C" w:rsidP="0012046D">
      <w:pPr>
        <w:pStyle w:val="L-Numbers"/>
        <w:numPr>
          <w:ilvl w:val="0"/>
          <w:numId w:val="51"/>
        </w:numPr>
      </w:pPr>
      <w:r>
        <w:t xml:space="preserve">Open the </w:t>
      </w:r>
      <w:r w:rsidRPr="003A43D2">
        <w:rPr>
          <w:rStyle w:val="P-Code"/>
        </w:rPr>
        <w:t>1-0_B</w:t>
      </w:r>
      <w:r w:rsidR="005431DB">
        <w:rPr>
          <w:rStyle w:val="P-Code"/>
        </w:rPr>
        <w:t>lank</w:t>
      </w:r>
      <w:r w:rsidRPr="003A43D2">
        <w:rPr>
          <w:rStyle w:val="P-Code"/>
        </w:rPr>
        <w:t>.DWG</w:t>
      </w:r>
      <w:r w:rsidR="00FB6C6F" w:rsidRPr="00FB6C6F">
        <w:t xml:space="preserve"> </w:t>
      </w:r>
      <w:r w:rsidR="00FB6C6F">
        <w:t>file.</w:t>
      </w:r>
    </w:p>
    <w:p w14:paraId="467FE4A9" w14:textId="6D116724" w:rsidR="00B20E64" w:rsidRDefault="005171D8" w:rsidP="0071138F">
      <w:pPr>
        <w:pStyle w:val="L-Numbers"/>
      </w:pPr>
      <w:r>
        <w:t xml:space="preserve">Start the </w:t>
      </w:r>
      <w:r w:rsidRPr="0071138F">
        <w:rPr>
          <w:rStyle w:val="P-Bold"/>
          <w:rFonts w:asciiTheme="minorHAnsi" w:hAnsiTheme="minorHAnsi"/>
          <w:b w:val="0"/>
          <w:shd w:val="clear" w:color="auto" w:fill="auto"/>
        </w:rPr>
        <w:t>CUI</w:t>
      </w:r>
      <w:r>
        <w:t xml:space="preserve"> command, and u</w:t>
      </w:r>
      <w:r w:rsidR="00B20E64">
        <w:t xml:space="preserve">sing the </w:t>
      </w:r>
      <w:r w:rsidR="006016F4" w:rsidRPr="006016F4">
        <w:rPr>
          <w:rStyle w:val="P-Bold"/>
        </w:rPr>
        <w:t>Customize User Interface</w:t>
      </w:r>
      <w:r w:rsidR="006016F4">
        <w:t xml:space="preserve"> </w:t>
      </w:r>
      <w:r w:rsidR="00B20E64">
        <w:t xml:space="preserve">dialog, select the </w:t>
      </w:r>
      <w:r w:rsidR="006016F4" w:rsidRPr="006016F4">
        <w:rPr>
          <w:rStyle w:val="P-Bold"/>
        </w:rPr>
        <w:t>(</w:t>
      </w:r>
      <w:r w:rsidR="005465DC" w:rsidRPr="006016F4">
        <w:rPr>
          <w:rStyle w:val="P-Bold"/>
        </w:rPr>
        <w:t>c</w:t>
      </w:r>
      <w:r w:rsidR="005465DC" w:rsidRPr="003A43D2">
        <w:rPr>
          <w:rStyle w:val="P-Bold"/>
        </w:rPr>
        <w:t>urrent</w:t>
      </w:r>
      <w:r w:rsidR="006016F4">
        <w:rPr>
          <w:rStyle w:val="P-Bold"/>
        </w:rPr>
        <w:t>)</w:t>
      </w:r>
      <w:r w:rsidR="005465DC">
        <w:t xml:space="preserve"> </w:t>
      </w:r>
      <w:r w:rsidR="00B20E64">
        <w:t>workspace.</w:t>
      </w:r>
    </w:p>
    <w:p w14:paraId="3373FA7E" w14:textId="50063D42" w:rsidR="00B20E64" w:rsidRDefault="00FA7CBD" w:rsidP="0012046D">
      <w:pPr>
        <w:pStyle w:val="L-Numbers"/>
      </w:pPr>
      <w:r>
        <w:t>Click</w:t>
      </w:r>
      <w:r w:rsidR="00B20E64">
        <w:t xml:space="preserve"> the </w:t>
      </w:r>
      <w:r w:rsidR="006C383B" w:rsidRPr="00847039">
        <w:rPr>
          <w:rStyle w:val="P-Bold"/>
        </w:rPr>
        <w:t>C</w:t>
      </w:r>
      <w:r w:rsidR="006C383B">
        <w:rPr>
          <w:rStyle w:val="P-Bold"/>
        </w:rPr>
        <w:t>ustomize</w:t>
      </w:r>
      <w:r w:rsidR="006C383B" w:rsidRPr="00847039">
        <w:rPr>
          <w:rStyle w:val="P-Bold"/>
        </w:rPr>
        <w:t xml:space="preserve"> </w:t>
      </w:r>
      <w:r w:rsidR="00B20E64" w:rsidRPr="00847039">
        <w:rPr>
          <w:rStyle w:val="P-Bold"/>
        </w:rPr>
        <w:t>W</w:t>
      </w:r>
      <w:r w:rsidR="006C383B">
        <w:rPr>
          <w:rStyle w:val="P-Bold"/>
        </w:rPr>
        <w:t>orkspace</w:t>
      </w:r>
      <w:r w:rsidR="00B20E64">
        <w:t xml:space="preserve"> button</w:t>
      </w:r>
      <w:r w:rsidR="00DD01AD">
        <w:t xml:space="preserve"> at the top of the </w:t>
      </w:r>
      <w:r w:rsidR="00BC4861">
        <w:t>r</w:t>
      </w:r>
      <w:r w:rsidR="00DD01AD">
        <w:t>ight panel</w:t>
      </w:r>
      <w:r w:rsidR="005C6718">
        <w:t xml:space="preserve">. </w:t>
      </w:r>
      <w:r w:rsidR="00B20E64">
        <w:t xml:space="preserve">This will turn all the menu items </w:t>
      </w:r>
      <w:r w:rsidR="00FB6C6F" w:rsidRPr="00E5753E">
        <w:rPr>
          <w:rStyle w:val="P-Bold"/>
        </w:rPr>
        <w:t>b</w:t>
      </w:r>
      <w:r w:rsidR="005465DC" w:rsidRPr="00E5753E">
        <w:rPr>
          <w:rStyle w:val="P-Bold"/>
        </w:rPr>
        <w:t>lue</w:t>
      </w:r>
      <w:r w:rsidR="00B20E64">
        <w:t>.</w:t>
      </w:r>
    </w:p>
    <w:p w14:paraId="035D781D" w14:textId="2F0E3768" w:rsidR="00B20E64" w:rsidRDefault="00B20E64" w:rsidP="0012046D">
      <w:pPr>
        <w:pStyle w:val="L-Numbers"/>
      </w:pPr>
      <w:r>
        <w:t xml:space="preserve">Expand the </w:t>
      </w:r>
      <w:r w:rsidRPr="00847039">
        <w:rPr>
          <w:rStyle w:val="P-Bold"/>
        </w:rPr>
        <w:t>P</w:t>
      </w:r>
      <w:r w:rsidR="006C383B">
        <w:rPr>
          <w:rStyle w:val="P-Bold"/>
        </w:rPr>
        <w:t>alettes</w:t>
      </w:r>
      <w:r>
        <w:t xml:space="preserve"> </w:t>
      </w:r>
      <w:r w:rsidR="006C383B">
        <w:t>item and</w:t>
      </w:r>
      <w:r>
        <w:t xml:space="preserve"> select the </w:t>
      </w:r>
      <w:r w:rsidRPr="00847039">
        <w:rPr>
          <w:rStyle w:val="P-Bold"/>
        </w:rPr>
        <w:t>C</w:t>
      </w:r>
      <w:r w:rsidR="006C383B">
        <w:rPr>
          <w:rStyle w:val="P-Bold"/>
        </w:rPr>
        <w:t>ommand</w:t>
      </w:r>
      <w:r w:rsidRPr="00847039">
        <w:rPr>
          <w:rStyle w:val="P-Bold"/>
        </w:rPr>
        <w:t xml:space="preserve"> L</w:t>
      </w:r>
      <w:r w:rsidR="006C383B">
        <w:rPr>
          <w:rStyle w:val="P-Bold"/>
        </w:rPr>
        <w:t>ine</w:t>
      </w:r>
      <w:r w:rsidR="00632117">
        <w:t xml:space="preserve"> palette</w:t>
      </w:r>
      <w:r>
        <w:t>.</w:t>
      </w:r>
    </w:p>
    <w:p w14:paraId="35C968DD" w14:textId="4F506465" w:rsidR="006C383B" w:rsidRDefault="00B20E64" w:rsidP="0012046D">
      <w:pPr>
        <w:pStyle w:val="L-Numbers"/>
      </w:pPr>
      <w:r>
        <w:t xml:space="preserve">Using the </w:t>
      </w:r>
      <w:r w:rsidRPr="003A43D2">
        <w:rPr>
          <w:rStyle w:val="P-Bold"/>
        </w:rPr>
        <w:t>P</w:t>
      </w:r>
      <w:r w:rsidR="006C383B" w:rsidRPr="00D44732">
        <w:rPr>
          <w:rStyle w:val="P-Bold"/>
        </w:rPr>
        <w:t>roperties</w:t>
      </w:r>
      <w:r>
        <w:t xml:space="preserve"> panel</w:t>
      </w:r>
      <w:r w:rsidR="00632117">
        <w:t xml:space="preserve"> in this dialog</w:t>
      </w:r>
      <w:r>
        <w:t xml:space="preserve">, modify the </w:t>
      </w:r>
      <w:r w:rsidRPr="003A43D2">
        <w:rPr>
          <w:rStyle w:val="P-Bold"/>
        </w:rPr>
        <w:t>O</w:t>
      </w:r>
      <w:r w:rsidR="006C383B" w:rsidRPr="00D44732">
        <w:rPr>
          <w:rStyle w:val="P-Bold"/>
        </w:rPr>
        <w:t>rientation</w:t>
      </w:r>
      <w:r>
        <w:t xml:space="preserve"> </w:t>
      </w:r>
      <w:r w:rsidR="00AD0C83">
        <w:t xml:space="preserve">setting </w:t>
      </w:r>
      <w:r w:rsidR="00632117">
        <w:t>to a different orientation</w:t>
      </w:r>
      <w:r w:rsidR="005058D6">
        <w:t xml:space="preserve"> using the </w:t>
      </w:r>
      <w:r w:rsidR="005058D6" w:rsidRPr="00A14844">
        <w:rPr>
          <w:rStyle w:val="P-Bold"/>
        </w:rPr>
        <w:t>Floating</w:t>
      </w:r>
      <w:r w:rsidR="005058D6">
        <w:t xml:space="preserve">, </w:t>
      </w:r>
      <w:r w:rsidR="005058D6" w:rsidRPr="00A14844">
        <w:rPr>
          <w:rStyle w:val="P-Bold"/>
        </w:rPr>
        <w:t>Top</w:t>
      </w:r>
      <w:r w:rsidR="005058D6">
        <w:t xml:space="preserve">, </w:t>
      </w:r>
      <w:r w:rsidR="005058D6" w:rsidRPr="00A14844">
        <w:rPr>
          <w:rStyle w:val="P-Bold"/>
        </w:rPr>
        <w:t>Bottom</w:t>
      </w:r>
      <w:r w:rsidR="005058D6">
        <w:t xml:space="preserve">, </w:t>
      </w:r>
      <w:r w:rsidR="005058D6" w:rsidRPr="00A14844">
        <w:rPr>
          <w:rStyle w:val="P-Bold"/>
        </w:rPr>
        <w:t>Left</w:t>
      </w:r>
      <w:r w:rsidR="005058D6">
        <w:t xml:space="preserve">, </w:t>
      </w:r>
      <w:r w:rsidR="005058D6" w:rsidRPr="00A14844">
        <w:rPr>
          <w:rStyle w:val="P-Bold"/>
        </w:rPr>
        <w:t>Right</w:t>
      </w:r>
      <w:r w:rsidR="005058D6">
        <w:t xml:space="preserve">, or </w:t>
      </w:r>
      <w:r w:rsidR="005058D6" w:rsidRPr="00A14844">
        <w:rPr>
          <w:rStyle w:val="P-Bold"/>
        </w:rPr>
        <w:t>Do Not Change</w:t>
      </w:r>
      <w:r w:rsidR="00AD0C83" w:rsidRPr="00AD0C83">
        <w:t xml:space="preserve"> </w:t>
      </w:r>
      <w:r w:rsidR="00AD0C83">
        <w:t>options</w:t>
      </w:r>
      <w:r w:rsidR="00632117">
        <w:t>.</w:t>
      </w:r>
      <w:r w:rsidR="006C383B">
        <w:t xml:space="preserve"> </w:t>
      </w:r>
      <w:r w:rsidR="00F537F8">
        <w:t xml:space="preserve">Click </w:t>
      </w:r>
      <w:r w:rsidR="006C383B">
        <w:t xml:space="preserve">the </w:t>
      </w:r>
      <w:r w:rsidR="006C383B" w:rsidRPr="00575104">
        <w:rPr>
          <w:rStyle w:val="P-Bold"/>
        </w:rPr>
        <w:t>A</w:t>
      </w:r>
      <w:r w:rsidR="006C383B">
        <w:rPr>
          <w:rStyle w:val="P-Bold"/>
        </w:rPr>
        <w:t>pply</w:t>
      </w:r>
      <w:r w:rsidR="006C383B">
        <w:t xml:space="preserve"> button and close the dialog.</w:t>
      </w:r>
    </w:p>
    <w:p w14:paraId="7FFB094B" w14:textId="2C27DF47" w:rsidR="000E7058" w:rsidRDefault="000E7058" w:rsidP="0018633A">
      <w:pPr>
        <w:pStyle w:val="IMG-Caption"/>
      </w:pPr>
      <w:r>
        <w:rPr>
          <w:noProof/>
        </w:rPr>
        <w:lastRenderedPageBreak/>
        <w:drawing>
          <wp:inline distT="0" distB="0" distL="0" distR="0" wp14:anchorId="49F3E270" wp14:editId="2AD1D45F">
            <wp:extent cx="4827674" cy="3776345"/>
            <wp:effectExtent l="0" t="0" r="0" b="0"/>
            <wp:docPr id="156370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53264"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27674" cy="3776345"/>
                    </a:xfrm>
                    <a:prstGeom prst="rect">
                      <a:avLst/>
                    </a:prstGeom>
                  </pic:spPr>
                </pic:pic>
              </a:graphicData>
            </a:graphic>
          </wp:inline>
        </w:drawing>
      </w:r>
    </w:p>
    <w:p w14:paraId="02C917B3" w14:textId="0126C235" w:rsidR="000E7058" w:rsidRPr="00371F2F" w:rsidRDefault="000E7058" w:rsidP="000E7058">
      <w:pPr>
        <w:pStyle w:val="IMG-Caption"/>
        <w:rPr>
          <w:rFonts w:eastAsia="Times New Roman" w:cs="Times New Roman"/>
          <w:szCs w:val="20"/>
        </w:rPr>
      </w:pPr>
      <w:r>
        <w:t>Figure 1.</w:t>
      </w:r>
      <w:r w:rsidR="005603E2">
        <w:fldChar w:fldCharType="begin"/>
      </w:r>
      <w:r w:rsidR="005603E2">
        <w:instrText xml:space="preserve"> SEQ Figure \* ARABIC </w:instrText>
      </w:r>
      <w:r w:rsidR="005603E2">
        <w:fldChar w:fldCharType="separate"/>
      </w:r>
      <w:r w:rsidR="00A63E4E">
        <w:rPr>
          <w:noProof/>
        </w:rPr>
        <w:t>6</w:t>
      </w:r>
      <w:r w:rsidR="005603E2">
        <w:fldChar w:fldCharType="end"/>
      </w:r>
      <w:r>
        <w:t xml:space="preserve">: </w:t>
      </w:r>
      <w:r w:rsidRPr="00E43CE1">
        <w:t xml:space="preserve">CUI </w:t>
      </w:r>
      <w:r>
        <w:t>d</w:t>
      </w:r>
      <w:r w:rsidRPr="00E43CE1">
        <w:t>ialog</w:t>
      </w:r>
      <w:r>
        <w:t xml:space="preserve"> results</w:t>
      </w:r>
    </w:p>
    <w:p w14:paraId="7CE12F4B" w14:textId="73EE2505" w:rsidR="00576C43" w:rsidRDefault="00C65590" w:rsidP="00525E57">
      <w:r>
        <w:t xml:space="preserve">The </w:t>
      </w:r>
      <w:r w:rsidR="00D87D43">
        <w:t xml:space="preserve">Command Line </w:t>
      </w:r>
      <w:r>
        <w:t xml:space="preserve">should appear at </w:t>
      </w:r>
      <w:r w:rsidR="00F67FBE">
        <w:t>your</w:t>
      </w:r>
      <w:r>
        <w:t xml:space="preserve"> select</w:t>
      </w:r>
      <w:r w:rsidR="0044538C">
        <w:t>ed location</w:t>
      </w:r>
      <w:r w:rsidR="00AD0C83">
        <w:t>.</w:t>
      </w:r>
      <w:r w:rsidR="00F67FBE">
        <w:t xml:space="preserve"> I selected the </w:t>
      </w:r>
      <w:r w:rsidR="00525E57" w:rsidRPr="00525E57">
        <w:t>LEFT</w:t>
      </w:r>
      <w:r w:rsidR="00525E57">
        <w:t xml:space="preserve"> </w:t>
      </w:r>
      <w:r w:rsidR="00F67FBE">
        <w:t>command</w:t>
      </w:r>
      <w:r w:rsidR="00AD0C83">
        <w:t>-</w:t>
      </w:r>
      <w:r w:rsidR="00F67FBE">
        <w:t>line location</w:t>
      </w:r>
      <w:r w:rsidR="006C383B">
        <w:t xml:space="preserve">. </w:t>
      </w:r>
      <w:bookmarkStart w:id="4" w:name="_Hlk139280303"/>
    </w:p>
    <w:p w14:paraId="248E1B34" w14:textId="29775295" w:rsidR="006C383B" w:rsidRDefault="00900EA6" w:rsidP="0012046D">
      <w:r>
        <w:t xml:space="preserve">On </w:t>
      </w:r>
      <w:r w:rsidR="004A1C14">
        <w:t>completing</w:t>
      </w:r>
      <w:r>
        <w:t xml:space="preserve"> this exercise, you </w:t>
      </w:r>
      <w:r w:rsidR="000E2E53">
        <w:t>can</w:t>
      </w:r>
      <w:r>
        <w:t xml:space="preserve"> control the location and display properties of your </w:t>
      </w:r>
      <w:r w:rsidR="00D87D43">
        <w:t xml:space="preserve">Command Line </w:t>
      </w:r>
      <w:r>
        <w:t>to improve your overall use of your screen real</w:t>
      </w:r>
      <w:r w:rsidR="00AD0C83">
        <w:t xml:space="preserve"> </w:t>
      </w:r>
      <w:r>
        <w:t>estate.</w:t>
      </w:r>
    </w:p>
    <w:bookmarkEnd w:id="4"/>
    <w:p w14:paraId="0A72CED5" w14:textId="13D33B9A" w:rsidR="00F31365" w:rsidRDefault="0040363C" w:rsidP="0012046D">
      <w:pPr>
        <w:pStyle w:val="H2-Heading"/>
      </w:pPr>
      <w:r>
        <w:t>Does your Command Line keep</w:t>
      </w:r>
      <w:r w:rsidR="00F31365">
        <w:t xml:space="preserve"> </w:t>
      </w:r>
      <w:r w:rsidR="00AD0C83">
        <w:t>m</w:t>
      </w:r>
      <w:r w:rsidR="00F31365">
        <w:t>oving</w:t>
      </w:r>
    </w:p>
    <w:p w14:paraId="00975188" w14:textId="4FD4223B" w:rsidR="002D0C2A" w:rsidRPr="00275903" w:rsidRDefault="002D0C2A" w:rsidP="0012046D">
      <w:pPr>
        <w:pStyle w:val="P-Regular"/>
      </w:pPr>
      <w:r w:rsidRPr="00275903">
        <w:t xml:space="preserve">Are you having problems with your </w:t>
      </w:r>
      <w:r w:rsidR="00D87D43" w:rsidRPr="00275903">
        <w:t>Command Line</w:t>
      </w:r>
      <w:r w:rsidRPr="00275903">
        <w:t xml:space="preserve"> not “sticking” </w:t>
      </w:r>
      <w:r w:rsidR="00BA3927" w:rsidRPr="00275903">
        <w:t>at</w:t>
      </w:r>
      <w:r w:rsidRPr="00275903">
        <w:t xml:space="preserve"> your preferred location? Me too, and it can be very annoying!</w:t>
      </w:r>
    </w:p>
    <w:p w14:paraId="7F0F4059" w14:textId="56A48309" w:rsidR="00B1153B" w:rsidRPr="00275903" w:rsidRDefault="00BA3927" w:rsidP="0012046D">
      <w:pPr>
        <w:pStyle w:val="P-Regular"/>
      </w:pPr>
      <w:r w:rsidRPr="00275903">
        <w:t>Locate and s</w:t>
      </w:r>
      <w:r w:rsidR="002D0C2A" w:rsidRPr="00275903">
        <w:t xml:space="preserve">ize your </w:t>
      </w:r>
      <w:r w:rsidR="00D87D43" w:rsidRPr="00275903">
        <w:t>Command Line</w:t>
      </w:r>
      <w:r w:rsidR="002D0C2A" w:rsidRPr="00275903">
        <w:t xml:space="preserve"> as </w:t>
      </w:r>
      <w:r w:rsidR="00B1153B" w:rsidRPr="00275903">
        <w:t>needed and</w:t>
      </w:r>
      <w:r w:rsidR="002D0C2A" w:rsidRPr="00275903">
        <w:t xml:space="preserve"> use the </w:t>
      </w:r>
      <w:r w:rsidR="002D0C2A" w:rsidRPr="00275903">
        <w:rPr>
          <w:rStyle w:val="P-Italics"/>
        </w:rPr>
        <w:t>C</w:t>
      </w:r>
      <w:r w:rsidR="00B1153B" w:rsidRPr="00275903">
        <w:rPr>
          <w:rStyle w:val="P-Italics"/>
        </w:rPr>
        <w:t>trl</w:t>
      </w:r>
      <w:r w:rsidR="002D0C2A" w:rsidRPr="00275903">
        <w:t xml:space="preserve"> key </w:t>
      </w:r>
      <w:r w:rsidR="00337500" w:rsidRPr="00275903">
        <w:t xml:space="preserve">when dragging it to the desired location. </w:t>
      </w:r>
      <w:r w:rsidR="00AD0C83" w:rsidRPr="00275903">
        <w:t xml:space="preserve">Holding </w:t>
      </w:r>
      <w:r w:rsidR="00C46421" w:rsidRPr="00275903">
        <w:t>t</w:t>
      </w:r>
      <w:r w:rsidR="002D0C2A" w:rsidRPr="00275903">
        <w:t xml:space="preserve">he </w:t>
      </w:r>
      <w:r w:rsidR="00337500" w:rsidRPr="00275903">
        <w:rPr>
          <w:rStyle w:val="P-Italics"/>
        </w:rPr>
        <w:t>C</w:t>
      </w:r>
      <w:r w:rsidR="00B1153B" w:rsidRPr="00275903">
        <w:rPr>
          <w:rStyle w:val="P-Italics"/>
        </w:rPr>
        <w:t>trl</w:t>
      </w:r>
      <w:r w:rsidR="002D0C2A" w:rsidRPr="00275903">
        <w:t xml:space="preserve"> key </w:t>
      </w:r>
      <w:r w:rsidR="00A71625" w:rsidRPr="00275903">
        <w:t xml:space="preserve">while moving the </w:t>
      </w:r>
      <w:r w:rsidR="00E935BC" w:rsidRPr="00275903">
        <w:t>Command Line</w:t>
      </w:r>
      <w:r w:rsidR="00A71625" w:rsidRPr="00275903">
        <w:t xml:space="preserve"> dialog </w:t>
      </w:r>
      <w:r w:rsidR="00AD0C83" w:rsidRPr="00275903">
        <w:t xml:space="preserve">disables </w:t>
      </w:r>
      <w:r w:rsidR="002D0C2A" w:rsidRPr="00275903">
        <w:t xml:space="preserve">the “magnet” </w:t>
      </w:r>
      <w:r w:rsidR="009923FA" w:rsidRPr="00275903">
        <w:t xml:space="preserve">or “docking” capability </w:t>
      </w:r>
      <w:r w:rsidR="002D0C2A" w:rsidRPr="00275903">
        <w:t xml:space="preserve">for the positioning </w:t>
      </w:r>
      <w:r w:rsidR="00A71625" w:rsidRPr="00275903">
        <w:t>of the Command Line dialog a</w:t>
      </w:r>
      <w:r w:rsidR="002D0C2A" w:rsidRPr="00275903">
        <w:t xml:space="preserve">nd forces the location to be </w:t>
      </w:r>
      <w:r w:rsidR="00A71625" w:rsidRPr="00275903">
        <w:t>memorized.</w:t>
      </w:r>
    </w:p>
    <w:p w14:paraId="62630B5B" w14:textId="07F5F874" w:rsidR="00DD2FC7" w:rsidRPr="00DD2FC7" w:rsidRDefault="002B3F54" w:rsidP="0012046D">
      <w:pPr>
        <w:pStyle w:val="P-Regular"/>
      </w:pPr>
      <w:r>
        <w:lastRenderedPageBreak/>
        <w:t>Use the following steps to prevent the Command Line dialog from moving around in the interface</w:t>
      </w:r>
      <w:r w:rsidR="00AD0C83">
        <w:t>:</w:t>
      </w:r>
    </w:p>
    <w:p w14:paraId="387E6667" w14:textId="2D91976E" w:rsidR="001242E3" w:rsidRDefault="001242E3" w:rsidP="0012046D">
      <w:pPr>
        <w:pStyle w:val="L-Numbers"/>
        <w:numPr>
          <w:ilvl w:val="0"/>
          <w:numId w:val="32"/>
        </w:numPr>
      </w:pPr>
      <w:r>
        <w:t xml:space="preserve">Continue using the </w:t>
      </w:r>
      <w:r w:rsidRPr="003569BF">
        <w:rPr>
          <w:rStyle w:val="P-Code"/>
        </w:rPr>
        <w:t>1-0-BLANK.DWG</w:t>
      </w:r>
      <w:r w:rsidR="00AD0C83" w:rsidRPr="00AD0C83">
        <w:t xml:space="preserve"> </w:t>
      </w:r>
      <w:r w:rsidR="00AD0C83">
        <w:t>file</w:t>
      </w:r>
      <w:r w:rsidRPr="00DD2FC7">
        <w:t>.</w:t>
      </w:r>
    </w:p>
    <w:p w14:paraId="0166184D" w14:textId="114B9376" w:rsidR="001242E3" w:rsidRDefault="001242E3" w:rsidP="0012046D">
      <w:pPr>
        <w:pStyle w:val="L-Numbers"/>
        <w:numPr>
          <w:ilvl w:val="0"/>
          <w:numId w:val="32"/>
        </w:numPr>
      </w:pPr>
      <w:r>
        <w:t xml:space="preserve">Select the Command Line using the “dotted” </w:t>
      </w:r>
      <w:r w:rsidR="00AD0C83">
        <w:t>end of the t</w:t>
      </w:r>
      <w:r w:rsidR="001E725C">
        <w:t xml:space="preserve">itle </w:t>
      </w:r>
      <w:r w:rsidR="00AD0C83">
        <w:t>b</w:t>
      </w:r>
      <w:r w:rsidR="001E725C">
        <w:t>ar</w:t>
      </w:r>
      <w:r>
        <w:t xml:space="preserve">, </w:t>
      </w:r>
      <w:r w:rsidR="00AD0C83">
        <w:t xml:space="preserve">then </w:t>
      </w:r>
      <w:r w:rsidRPr="00347159">
        <w:rPr>
          <w:rStyle w:val="P-Italics"/>
        </w:rPr>
        <w:t>left-click and drag</w:t>
      </w:r>
      <w:r>
        <w:t xml:space="preserve"> it to a new location </w:t>
      </w:r>
      <w:r w:rsidR="00AD0C83">
        <w:t xml:space="preserve">while holding </w:t>
      </w:r>
      <w:r>
        <w:t xml:space="preserve">the </w:t>
      </w:r>
      <w:r w:rsidRPr="001242E3">
        <w:rPr>
          <w:rStyle w:val="P-Italics"/>
        </w:rPr>
        <w:t>Ctrl</w:t>
      </w:r>
      <w:r>
        <w:t xml:space="preserve"> key.</w:t>
      </w:r>
      <w:r w:rsidR="00917E37">
        <w:t xml:space="preserve"> If you </w:t>
      </w:r>
      <w:r w:rsidR="00917E37" w:rsidRPr="00753265">
        <w:rPr>
          <w:rStyle w:val="P-Italics"/>
        </w:rPr>
        <w:t>drag</w:t>
      </w:r>
      <w:r w:rsidR="00917E37">
        <w:t xml:space="preserve"> the dialog down into the </w:t>
      </w:r>
      <w:r w:rsidR="003952DB">
        <w:t>Status Bar</w:t>
      </w:r>
      <w:r w:rsidR="00917E37">
        <w:t xml:space="preserve"> area of the interface, you will see that it no longer forces the “docking” functionality.</w:t>
      </w:r>
    </w:p>
    <w:p w14:paraId="0ECFD9E1" w14:textId="29A24E8D" w:rsidR="000E3D0A" w:rsidRDefault="000E3D0A" w:rsidP="0012046D">
      <w:pPr>
        <w:pStyle w:val="L-Numbers"/>
        <w:numPr>
          <w:ilvl w:val="0"/>
          <w:numId w:val="32"/>
        </w:numPr>
      </w:pPr>
      <w:r w:rsidRPr="001E725C">
        <w:rPr>
          <w:rStyle w:val="P-Italics"/>
        </w:rPr>
        <w:t>Drag</w:t>
      </w:r>
      <w:r>
        <w:t xml:space="preserve"> the Command Line dialog to your preferred location and re-size it to one line to minimize the required screen real</w:t>
      </w:r>
      <w:r w:rsidR="00AD0C83">
        <w:t xml:space="preserve"> </w:t>
      </w:r>
      <w:r>
        <w:t>estate.</w:t>
      </w:r>
      <w:r w:rsidR="003D30D9">
        <w:t xml:space="preserve"> As an experienced AutoCAD user, you probably don’t need to see more than one line of the Command Line dialog, and you can always use the </w:t>
      </w:r>
      <w:r w:rsidR="003D30D9" w:rsidRPr="003D30D9">
        <w:rPr>
          <w:rStyle w:val="P-Italics"/>
        </w:rPr>
        <w:t>F2</w:t>
      </w:r>
      <w:r w:rsidR="003D30D9">
        <w:t xml:space="preserve"> key </w:t>
      </w:r>
      <w:r w:rsidR="00BB33AA">
        <w:t xml:space="preserve">to </w:t>
      </w:r>
      <w:r w:rsidR="003D30D9">
        <w:t>review additional lines when needed.</w:t>
      </w:r>
    </w:p>
    <w:p w14:paraId="4DA51E99" w14:textId="77777777" w:rsidR="004A1C14" w:rsidRDefault="004A1C14" w:rsidP="0012046D">
      <w:pPr>
        <w:pStyle w:val="H2-Heading"/>
      </w:pPr>
      <w:r>
        <w:t>Control the Command Line Search Options</w:t>
      </w:r>
    </w:p>
    <w:p w14:paraId="6B7A0739" w14:textId="0421A6A7" w:rsidR="004A1C14" w:rsidRDefault="004A1C14" w:rsidP="0012046D">
      <w:r>
        <w:t>You can control what commands appear in the Command Line suggestion list using the INPUTSEARCHOPTIONS system variable.</w:t>
      </w:r>
      <w:r w:rsidR="006F5710">
        <w:t xml:space="preserve"> This variable allows you to control the following options:</w:t>
      </w:r>
    </w:p>
    <w:p w14:paraId="67FA052B" w14:textId="5C50F844" w:rsidR="006F5710" w:rsidRDefault="006F5710" w:rsidP="0012046D">
      <w:pPr>
        <w:pStyle w:val="H3-Subheading"/>
      </w:pPr>
      <w:r>
        <w:t>AutoComplete</w:t>
      </w:r>
    </w:p>
    <w:p w14:paraId="2E01F3D4" w14:textId="179D30E5" w:rsidR="00E82398" w:rsidRDefault="00E82398" w:rsidP="0012046D">
      <w:r>
        <w:t xml:space="preserve">Controls if the commands are automatically completed as you type. You can determine if a </w:t>
      </w:r>
      <w:r w:rsidR="00866600" w:rsidRPr="00866600">
        <w:t>MID-STRING KEY-IN</w:t>
      </w:r>
      <w:r>
        <w:t xml:space="preserve"> is allowed or if you wish to have the suggestion list sorted based on the </w:t>
      </w:r>
      <w:r w:rsidR="00866600" w:rsidRPr="00866600">
        <w:t>FREQUENCY OF COMMAND USAGE</w:t>
      </w:r>
      <w:r w:rsidR="00866600">
        <w:t xml:space="preserve"> </w:t>
      </w:r>
      <w:r>
        <w:t xml:space="preserve">or </w:t>
      </w:r>
      <w:r w:rsidR="00866600" w:rsidRPr="00866600">
        <w:t>ALPHABETICALLY.</w:t>
      </w:r>
    </w:p>
    <w:p w14:paraId="7C6C1C50" w14:textId="2E62BFA5" w:rsidR="006F5710" w:rsidRDefault="006F5710" w:rsidP="0012046D">
      <w:pPr>
        <w:pStyle w:val="H3-Subheading"/>
      </w:pPr>
      <w:r>
        <w:t>AutoCorrect</w:t>
      </w:r>
    </w:p>
    <w:p w14:paraId="553F5B32" w14:textId="2EF0632C" w:rsidR="00E82398" w:rsidRDefault="00E82398" w:rsidP="0012046D">
      <w:r>
        <w:t>Enables spellcheck on the commands as you type.</w:t>
      </w:r>
    </w:p>
    <w:p w14:paraId="316FB8E0" w14:textId="79D802E4" w:rsidR="006F5710" w:rsidRDefault="006F5710" w:rsidP="0012046D">
      <w:pPr>
        <w:pStyle w:val="H3-Subheading"/>
      </w:pPr>
      <w:r>
        <w:t>System Variables</w:t>
      </w:r>
    </w:p>
    <w:p w14:paraId="24AB0B44" w14:textId="575B8F62" w:rsidR="00AA6D39" w:rsidRDefault="00AA6D39" w:rsidP="0012046D">
      <w:r>
        <w:t>This controls whether system variables are included in the suggestion list. When they are</w:t>
      </w:r>
      <w:r w:rsidR="00B6049B">
        <w:t>,</w:t>
      </w:r>
      <w:r>
        <w:t xml:space="preserve"> </w:t>
      </w:r>
      <w:r w:rsidRPr="00AA6D39">
        <w:t xml:space="preserve">you need to press </w:t>
      </w:r>
      <w:r w:rsidRPr="0018633A">
        <w:rPr>
          <w:rStyle w:val="P-Italics"/>
        </w:rPr>
        <w:t>Tab</w:t>
      </w:r>
      <w:r w:rsidRPr="00AA6D39">
        <w:t xml:space="preserve"> </w:t>
      </w:r>
      <w:r>
        <w:t xml:space="preserve">key </w:t>
      </w:r>
      <w:r w:rsidRPr="00AA6D39">
        <w:t xml:space="preserve">to </w:t>
      </w:r>
      <w:r>
        <w:t>expand</w:t>
      </w:r>
      <w:r w:rsidRPr="00AA6D39">
        <w:t xml:space="preserve"> the list.</w:t>
      </w:r>
    </w:p>
    <w:p w14:paraId="0CE71D83" w14:textId="600332ED" w:rsidR="006F5710" w:rsidRDefault="006F5710" w:rsidP="0012046D">
      <w:pPr>
        <w:pStyle w:val="H3-Subheading"/>
      </w:pPr>
      <w:r>
        <w:lastRenderedPageBreak/>
        <w:t>List Time Delay</w:t>
      </w:r>
    </w:p>
    <w:p w14:paraId="5CA6C0FC" w14:textId="36F6F244" w:rsidR="00AA6D39" w:rsidRDefault="009827EE" w:rsidP="0012046D">
      <w:r>
        <w:t>Controls how long the delay is before the suggestion list is displayed as you type. This time is entered in milliseconds.</w:t>
      </w:r>
    </w:p>
    <w:p w14:paraId="0640C088" w14:textId="2B31EAA7" w:rsidR="006F5710" w:rsidRDefault="006F5710" w:rsidP="0012046D">
      <w:pPr>
        <w:pStyle w:val="H3-Subheading"/>
      </w:pPr>
      <w:r>
        <w:t>Filter Named Objects</w:t>
      </w:r>
    </w:p>
    <w:p w14:paraId="4A3005B4" w14:textId="67914092" w:rsidR="009827EE" w:rsidRDefault="0085400F" w:rsidP="0012046D">
      <w:r>
        <w:t>C</w:t>
      </w:r>
      <w:r w:rsidR="00521EC9">
        <w:t>ontrols whether named objects</w:t>
      </w:r>
      <w:r w:rsidR="009827EE">
        <w:t xml:space="preserve"> such as blocks, layers, hatches, and styles are displayed in the suggestion list. You can determine which types are included and control their priority by using the arrow buttons to change the order of the list.</w:t>
      </w:r>
    </w:p>
    <w:p w14:paraId="2B4D43C5" w14:textId="77777777" w:rsidR="004A1C14" w:rsidRDefault="004A1C14" w:rsidP="0012046D">
      <w:pPr>
        <w:pStyle w:val="L-Numbers"/>
        <w:numPr>
          <w:ilvl w:val="0"/>
          <w:numId w:val="58"/>
        </w:numPr>
      </w:pPr>
      <w:r>
        <w:t xml:space="preserve">Continue using the </w:t>
      </w:r>
      <w:r w:rsidRPr="003569BF">
        <w:rPr>
          <w:rStyle w:val="P-Code"/>
        </w:rPr>
        <w:t>1-0-BLANK.DWG</w:t>
      </w:r>
      <w:r w:rsidRPr="00AD0C83">
        <w:t xml:space="preserve"> </w:t>
      </w:r>
      <w:r>
        <w:t>file</w:t>
      </w:r>
      <w:r w:rsidRPr="00DD2FC7">
        <w:t>.</w:t>
      </w:r>
    </w:p>
    <w:p w14:paraId="54341D80" w14:textId="420BFF58" w:rsidR="004A1C14" w:rsidRDefault="004A1C14" w:rsidP="0012046D">
      <w:pPr>
        <w:pStyle w:val="L-Numbers"/>
      </w:pPr>
      <w:r>
        <w:t xml:space="preserve">Using the Command Line </w:t>
      </w:r>
      <w:r w:rsidR="00067774">
        <w:rPr>
          <w:rStyle w:val="P-Italics"/>
        </w:rPr>
        <w:t>l</w:t>
      </w:r>
      <w:r w:rsidR="00067774" w:rsidRPr="00067774">
        <w:rPr>
          <w:rStyle w:val="P-Italics"/>
        </w:rPr>
        <w:t>eft-</w:t>
      </w:r>
      <w:r w:rsidR="00067774">
        <w:rPr>
          <w:rStyle w:val="P-Italics"/>
        </w:rPr>
        <w:t>c</w:t>
      </w:r>
      <w:r w:rsidR="00067774" w:rsidRPr="00067774">
        <w:rPr>
          <w:rStyle w:val="P-Italics"/>
        </w:rPr>
        <w:t>lick</w:t>
      </w:r>
      <w:r w:rsidR="00067774">
        <w:t xml:space="preserve"> on the WRENCH icon</w:t>
      </w:r>
      <w:r w:rsidR="00691325">
        <w:t xml:space="preserve"> </w:t>
      </w:r>
      <w:r w:rsidR="00691325">
        <w:rPr>
          <w:noProof/>
        </w:rPr>
        <w:drawing>
          <wp:inline distT="0" distB="0" distL="0" distR="0" wp14:anchorId="614FAFCE" wp14:editId="170E877A">
            <wp:extent cx="194306" cy="194306"/>
            <wp:effectExtent l="0" t="0" r="0" b="0"/>
            <wp:docPr id="171889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9930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306" cy="194306"/>
                    </a:xfrm>
                    <a:prstGeom prst="rect">
                      <a:avLst/>
                    </a:prstGeom>
                  </pic:spPr>
                </pic:pic>
              </a:graphicData>
            </a:graphic>
          </wp:inline>
        </w:drawing>
      </w:r>
      <w:r w:rsidR="00067774">
        <w:t xml:space="preserve"> to access the </w:t>
      </w:r>
      <w:r w:rsidR="00067774" w:rsidRPr="00E20BAE">
        <w:rPr>
          <w:rStyle w:val="P-Bold"/>
        </w:rPr>
        <w:t>Input Search Options…</w:t>
      </w:r>
      <w:r w:rsidR="00067774">
        <w:t xml:space="preserve"> command.</w:t>
      </w:r>
    </w:p>
    <w:p w14:paraId="7D88D2FD" w14:textId="2430B7B8" w:rsidR="004A1C14" w:rsidRDefault="004A1C14" w:rsidP="0012046D">
      <w:pPr>
        <w:pStyle w:val="L-Numbers"/>
      </w:pPr>
      <w:r>
        <w:t xml:space="preserve">Using the </w:t>
      </w:r>
      <w:r w:rsidR="006F5710">
        <w:t xml:space="preserve">Insert </w:t>
      </w:r>
      <w:r w:rsidR="00B54625">
        <w:t xml:space="preserve">Search </w:t>
      </w:r>
      <w:r w:rsidR="006F5710">
        <w:t>Options dialog, review the settings</w:t>
      </w:r>
      <w:r w:rsidR="00073E57">
        <w:t xml:space="preserve"> and make any desired changes. </w:t>
      </w:r>
    </w:p>
    <w:p w14:paraId="783421F1" w14:textId="78FE54DE" w:rsidR="00073E57" w:rsidRDefault="00A71E54" w:rsidP="0012046D">
      <w:pPr>
        <w:pStyle w:val="L-Numbers"/>
      </w:pPr>
      <w:r>
        <w:t>Click</w:t>
      </w:r>
      <w:r w:rsidR="00073E57">
        <w:t xml:space="preserve"> </w:t>
      </w:r>
      <w:r w:rsidR="00073E57" w:rsidRPr="0046280A">
        <w:rPr>
          <w:rStyle w:val="P-Bold"/>
        </w:rPr>
        <w:t>OK</w:t>
      </w:r>
      <w:r w:rsidR="00073E57">
        <w:t xml:space="preserve"> to close the dialog and save your changes.</w:t>
      </w:r>
    </w:p>
    <w:p w14:paraId="191818F5" w14:textId="77777777" w:rsidR="004C5716" w:rsidRDefault="004C5716" w:rsidP="004C5716"/>
    <w:p w14:paraId="5957FE6B" w14:textId="5726D199" w:rsidR="00073E57" w:rsidRPr="004A1C14" w:rsidRDefault="00073E57" w:rsidP="0046280A">
      <w:pPr>
        <w:jc w:val="center"/>
      </w:pPr>
      <w:r>
        <w:rPr>
          <w:noProof/>
        </w:rPr>
        <w:drawing>
          <wp:inline distT="0" distB="0" distL="0" distR="0" wp14:anchorId="0743BD91" wp14:editId="3C30EF1E">
            <wp:extent cx="4197096" cy="2770632"/>
            <wp:effectExtent l="0" t="0" r="0" b="0"/>
            <wp:docPr id="64901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1611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97096" cy="2770632"/>
                    </a:xfrm>
                    <a:prstGeom prst="rect">
                      <a:avLst/>
                    </a:prstGeom>
                  </pic:spPr>
                </pic:pic>
              </a:graphicData>
            </a:graphic>
          </wp:inline>
        </w:drawing>
      </w:r>
    </w:p>
    <w:p w14:paraId="5293A28E" w14:textId="2610FF1C" w:rsidR="004A1C14" w:rsidRPr="004A1C14" w:rsidRDefault="00073E57" w:rsidP="0018633A">
      <w:pPr>
        <w:pStyle w:val="IMG-Caption"/>
      </w:pPr>
      <w:r>
        <w:t>Figure 1.</w:t>
      </w:r>
      <w:r w:rsidR="005603E2">
        <w:fldChar w:fldCharType="begin"/>
      </w:r>
      <w:r w:rsidR="005603E2">
        <w:instrText xml:space="preserve"> SEQ Figure \* ARABIC </w:instrText>
      </w:r>
      <w:r w:rsidR="005603E2">
        <w:fldChar w:fldCharType="separate"/>
      </w:r>
      <w:r w:rsidR="00A63E4E">
        <w:rPr>
          <w:noProof/>
        </w:rPr>
        <w:t>7</w:t>
      </w:r>
      <w:r w:rsidR="005603E2">
        <w:fldChar w:fldCharType="end"/>
      </w:r>
      <w:r>
        <w:t>: INPUTSEARCHOPTIONS settings</w:t>
      </w:r>
    </w:p>
    <w:p w14:paraId="2D7F3B5A" w14:textId="1D673B77" w:rsidR="00B17EE9" w:rsidRDefault="00073E57" w:rsidP="0012046D">
      <w:pPr>
        <w:pStyle w:val="P-Regular"/>
      </w:pPr>
      <w:r>
        <w:lastRenderedPageBreak/>
        <w:t>After completing</w:t>
      </w:r>
      <w:r w:rsidR="00B17EE9">
        <w:t xml:space="preserve"> this exercise, you will be able to control the location of your </w:t>
      </w:r>
      <w:r w:rsidR="00B91450">
        <w:t xml:space="preserve">Command Line </w:t>
      </w:r>
      <w:r w:rsidR="00F046A9">
        <w:t xml:space="preserve">with </w:t>
      </w:r>
      <w:r w:rsidR="00B17EE9">
        <w:t xml:space="preserve">more </w:t>
      </w:r>
      <w:r w:rsidR="00F046A9">
        <w:t xml:space="preserve">precision </w:t>
      </w:r>
      <w:r w:rsidR="00B17EE9">
        <w:t xml:space="preserve">and </w:t>
      </w:r>
      <w:r w:rsidR="00F046A9">
        <w:t xml:space="preserve">disable </w:t>
      </w:r>
      <w:r w:rsidR="00B17EE9">
        <w:t>the “docking” functionality</w:t>
      </w:r>
      <w:r w:rsidR="009E51B3">
        <w:t xml:space="preserve"> when needed</w:t>
      </w:r>
      <w:r w:rsidR="00D06E67">
        <w:t xml:space="preserve"> </w:t>
      </w:r>
      <w:r w:rsidR="00F046A9">
        <w:t xml:space="preserve">to </w:t>
      </w:r>
      <w:r w:rsidR="00D06E67">
        <w:t>make the most of your screen real</w:t>
      </w:r>
      <w:r w:rsidR="00AD0C83">
        <w:t xml:space="preserve"> </w:t>
      </w:r>
      <w:r w:rsidR="00D06E67">
        <w:t>estate.</w:t>
      </w:r>
      <w:r w:rsidR="009E51B3">
        <w:t xml:space="preserve"> </w:t>
      </w:r>
      <w:r w:rsidR="008B3EE7">
        <w:t>Using these skills you</w:t>
      </w:r>
      <w:r w:rsidR="009E51B3">
        <w:t xml:space="preserve"> </w:t>
      </w:r>
      <w:r w:rsidR="008B3EE7">
        <w:t>can</w:t>
      </w:r>
      <w:r w:rsidR="009E51B3">
        <w:t xml:space="preserve"> customize what content is displayed in your Command Line using the suggestion list options.</w:t>
      </w:r>
    </w:p>
    <w:p w14:paraId="6921F6B1" w14:textId="2938254A" w:rsidR="00F31365" w:rsidRDefault="00F31365" w:rsidP="0012046D">
      <w:pPr>
        <w:pStyle w:val="H1-Section"/>
      </w:pPr>
      <w:r w:rsidRPr="00F31365">
        <w:t xml:space="preserve">Useful </w:t>
      </w:r>
      <w:r w:rsidR="002B5490">
        <w:t xml:space="preserve">Dynamic </w:t>
      </w:r>
      <w:r w:rsidR="00EA342A">
        <w:t>Input</w:t>
      </w:r>
    </w:p>
    <w:p w14:paraId="198F7FCB" w14:textId="19380E80" w:rsidR="00B1153B" w:rsidRDefault="00ED286C" w:rsidP="0012046D">
      <w:pPr>
        <w:pStyle w:val="P-Regular"/>
      </w:pPr>
      <w:r>
        <w:t xml:space="preserve">In this </w:t>
      </w:r>
      <w:r w:rsidR="00611186">
        <w:t>exercise</w:t>
      </w:r>
      <w:r>
        <w:t xml:space="preserve">, we will learn how to use </w:t>
      </w:r>
      <w:r w:rsidR="00F046A9">
        <w:t>D</w:t>
      </w:r>
      <w:r w:rsidR="00922883">
        <w:t xml:space="preserve">ynamic </w:t>
      </w:r>
      <w:r w:rsidR="00F046A9">
        <w:t>I</w:t>
      </w:r>
      <w:r w:rsidR="00922883">
        <w:t xml:space="preserve">nput and </w:t>
      </w:r>
      <w:r w:rsidR="00EA342A">
        <w:t>clipboard shortcuts to improve your productivity</w:t>
      </w:r>
      <w:r w:rsidR="005327C5">
        <w:t xml:space="preserve"> using </w:t>
      </w:r>
      <w:r w:rsidR="002B5490">
        <w:t xml:space="preserve">precision input and </w:t>
      </w:r>
      <w:r w:rsidR="00F046A9">
        <w:t>D</w:t>
      </w:r>
      <w:r w:rsidR="002B5490">
        <w:t xml:space="preserve">ynamic </w:t>
      </w:r>
      <w:r w:rsidR="00F046A9">
        <w:t>I</w:t>
      </w:r>
      <w:r w:rsidR="002B5490">
        <w:t>nput.</w:t>
      </w:r>
      <w:r w:rsidR="00C96574">
        <w:t xml:space="preserve"> First, you need to know your dynamic input rules.</w:t>
      </w:r>
    </w:p>
    <w:p w14:paraId="59D6BB8F" w14:textId="4B3D7167" w:rsidR="00E03347" w:rsidRPr="00B1153B" w:rsidRDefault="00E03347" w:rsidP="00E03347">
      <w:pPr>
        <w:pStyle w:val="H2-Heading"/>
      </w:pPr>
      <w:r>
        <w:t>Know your Dynamic Input rules</w:t>
      </w:r>
    </w:p>
    <w:p w14:paraId="6DF97E8A" w14:textId="110BC428" w:rsidR="007C41A0" w:rsidRDefault="003748F3" w:rsidP="00445B8C">
      <w:r>
        <w:t xml:space="preserve">Have you ever wanted to input </w:t>
      </w:r>
      <w:r w:rsidRPr="00445B8C">
        <w:t>A</w:t>
      </w:r>
      <w:r w:rsidR="00B1153B" w:rsidRPr="00445B8C">
        <w:t>bsolute</w:t>
      </w:r>
      <w:r>
        <w:t xml:space="preserve"> coordinates using the new </w:t>
      </w:r>
      <w:r w:rsidR="00F046A9">
        <w:t>D</w:t>
      </w:r>
      <w:r>
        <w:t xml:space="preserve">ynamic </w:t>
      </w:r>
      <w:r w:rsidR="00F046A9">
        <w:t>I</w:t>
      </w:r>
      <w:r>
        <w:t>nput feature?</w:t>
      </w:r>
      <w:r w:rsidR="0098619B">
        <w:t xml:space="preserve"> </w:t>
      </w:r>
      <w:r w:rsidR="000A6410">
        <w:t>First, l</w:t>
      </w:r>
      <w:r w:rsidR="007C41A0">
        <w:t>et’s v</w:t>
      </w:r>
      <w:r w:rsidR="0098619B">
        <w:t xml:space="preserve">erify that you have your </w:t>
      </w:r>
      <w:r w:rsidR="00B1153B" w:rsidRPr="00445B8C">
        <w:t>Dynamic Input</w:t>
      </w:r>
      <w:r w:rsidR="00B1153B">
        <w:t xml:space="preserve"> </w:t>
      </w:r>
      <w:r w:rsidR="0098619B">
        <w:t>enabled</w:t>
      </w:r>
      <w:r w:rsidR="00615FBC">
        <w:t>.</w:t>
      </w:r>
    </w:p>
    <w:p w14:paraId="020A1C82" w14:textId="2D07E366" w:rsidR="00261CF6" w:rsidRPr="00E74AB6" w:rsidRDefault="009C6B3E" w:rsidP="0012046D">
      <w:pPr>
        <w:pStyle w:val="L-Numbers"/>
        <w:numPr>
          <w:ilvl w:val="0"/>
          <w:numId w:val="33"/>
        </w:numPr>
        <w:rPr>
          <w:rStyle w:val="P-Code"/>
        </w:rPr>
      </w:pPr>
      <w:r>
        <w:t>O</w:t>
      </w:r>
      <w:r w:rsidR="00261CF6">
        <w:t xml:space="preserve">pen the </w:t>
      </w:r>
      <w:r w:rsidR="00261CF6" w:rsidRPr="003A43D2">
        <w:rPr>
          <w:rStyle w:val="P-Code"/>
        </w:rPr>
        <w:t>1</w:t>
      </w:r>
      <w:r w:rsidR="003060B9" w:rsidRPr="003A43D2">
        <w:rPr>
          <w:rStyle w:val="P-Code"/>
        </w:rPr>
        <w:t>-</w:t>
      </w:r>
      <w:r w:rsidR="000C1DC6" w:rsidRPr="003A43D2">
        <w:rPr>
          <w:rStyle w:val="P-Code"/>
        </w:rPr>
        <w:t>2</w:t>
      </w:r>
      <w:r w:rsidR="003060B9" w:rsidRPr="003A43D2">
        <w:rPr>
          <w:rStyle w:val="P-Code"/>
        </w:rPr>
        <w:t>_</w:t>
      </w:r>
      <w:r w:rsidR="00261CF6" w:rsidRPr="003A43D2">
        <w:rPr>
          <w:rStyle w:val="P-Code"/>
        </w:rPr>
        <w:t>KNOW YOUR COORDINATES.DWG</w:t>
      </w:r>
      <w:r w:rsidR="00F046A9" w:rsidRPr="00F046A9">
        <w:t xml:space="preserve"> </w:t>
      </w:r>
      <w:r w:rsidR="00F046A9">
        <w:t>file</w:t>
      </w:r>
      <w:r w:rsidR="00080DA4">
        <w:t>.</w:t>
      </w:r>
    </w:p>
    <w:p w14:paraId="20C5265D" w14:textId="6251B7E2" w:rsidR="00D26CE3" w:rsidRDefault="00D26CE3" w:rsidP="0012046D">
      <w:pPr>
        <w:pStyle w:val="L-Numbers"/>
      </w:pPr>
      <w:r>
        <w:t xml:space="preserve">Using the </w:t>
      </w:r>
      <w:r w:rsidR="00351B77">
        <w:t>Status Bar</w:t>
      </w:r>
      <w:r>
        <w:t xml:space="preserve">, </w:t>
      </w:r>
      <w:r w:rsidR="003323E5" w:rsidRPr="003323E5">
        <w:rPr>
          <w:rStyle w:val="P-Italics"/>
        </w:rPr>
        <w:t>left</w:t>
      </w:r>
      <w:r w:rsidR="003323E5" w:rsidRPr="007E6D65">
        <w:rPr>
          <w:rStyle w:val="P-Italics"/>
        </w:rPr>
        <w:t>-</w:t>
      </w:r>
      <w:r w:rsidR="003323E5" w:rsidRPr="003323E5">
        <w:rPr>
          <w:rStyle w:val="P-Italics"/>
        </w:rPr>
        <w:t>click</w:t>
      </w:r>
      <w:r>
        <w:t xml:space="preserve"> on the “hamburger” icon</w:t>
      </w:r>
      <w:r w:rsidR="00747E38">
        <w:t xml:space="preserve"> </w:t>
      </w:r>
      <w:r w:rsidR="006906F8">
        <w:rPr>
          <w:noProof/>
        </w:rPr>
        <w:drawing>
          <wp:inline distT="0" distB="0" distL="0" distR="0" wp14:anchorId="7C25313C" wp14:editId="1AFD6F73">
            <wp:extent cx="133803" cy="160564"/>
            <wp:effectExtent l="0" t="0" r="6350" b="5080"/>
            <wp:docPr id="128382300" name="Picture 3"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2300" name="Picture 3" descr="A black and white text box&#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448" cy="166138"/>
                    </a:xfrm>
                    <a:prstGeom prst="rect">
                      <a:avLst/>
                    </a:prstGeom>
                  </pic:spPr>
                </pic:pic>
              </a:graphicData>
            </a:graphic>
          </wp:inline>
        </w:drawing>
      </w:r>
      <w:r>
        <w:t xml:space="preserve">and select </w:t>
      </w:r>
      <w:r w:rsidRPr="003A43D2">
        <w:rPr>
          <w:rStyle w:val="P-Bold"/>
        </w:rPr>
        <w:t>D</w:t>
      </w:r>
      <w:r w:rsidR="008D4DE5" w:rsidRPr="003A43D2">
        <w:rPr>
          <w:rStyle w:val="P-Bold"/>
        </w:rPr>
        <w:t xml:space="preserve">ynamic </w:t>
      </w:r>
      <w:r w:rsidR="00351B77" w:rsidRPr="003A43D2">
        <w:rPr>
          <w:rStyle w:val="P-Bold"/>
        </w:rPr>
        <w:t>Input</w:t>
      </w:r>
      <w:r w:rsidR="00351B77">
        <w:t xml:space="preserve"> </w:t>
      </w:r>
      <w:r w:rsidR="003323E5">
        <w:t xml:space="preserve">from the list to </w:t>
      </w:r>
      <w:r w:rsidR="006E3B3C">
        <w:t xml:space="preserve">turn it ON </w:t>
      </w:r>
      <w:r w:rsidR="003323E5">
        <w:t xml:space="preserve">in the </w:t>
      </w:r>
      <w:r w:rsidR="00351B77">
        <w:t>Status Bar</w:t>
      </w:r>
      <w:r w:rsidR="003323E5">
        <w:t>.</w:t>
      </w:r>
    </w:p>
    <w:p w14:paraId="465D900E" w14:textId="2B79017D" w:rsidR="00D26CE3" w:rsidRDefault="00D26CE3" w:rsidP="0012046D">
      <w:pPr>
        <w:pStyle w:val="L-Numbers"/>
      </w:pPr>
      <w:r>
        <w:t xml:space="preserve">This will turn </w:t>
      </w:r>
      <w:r w:rsidR="00351B77">
        <w:t xml:space="preserve">ON </w:t>
      </w:r>
      <w:r>
        <w:t xml:space="preserve">the </w:t>
      </w:r>
      <w:r w:rsidR="008D4DE5" w:rsidRPr="007F7AB5">
        <w:rPr>
          <w:rStyle w:val="P-Bold"/>
        </w:rPr>
        <w:t>Dynam</w:t>
      </w:r>
      <w:r w:rsidR="008D4DE5" w:rsidRPr="003A43D2">
        <w:rPr>
          <w:rStyle w:val="P-Bold"/>
        </w:rPr>
        <w:t>ic input</w:t>
      </w:r>
      <w:r w:rsidR="008D4DE5">
        <w:t xml:space="preserve"> </w:t>
      </w:r>
      <w:r>
        <w:t>ico</w:t>
      </w:r>
      <w:r w:rsidR="00351B77">
        <w:t>n</w:t>
      </w:r>
      <w:r w:rsidR="00097A76">
        <w:t>.</w:t>
      </w:r>
      <w:r w:rsidR="006906F8">
        <w:t xml:space="preserve"> </w:t>
      </w:r>
      <w:r w:rsidR="00F646AC">
        <w:rPr>
          <w:noProof/>
        </w:rPr>
        <w:drawing>
          <wp:inline distT="0" distB="0" distL="0" distR="0" wp14:anchorId="0BD7F2DA" wp14:editId="6A2278A2">
            <wp:extent cx="203926" cy="203926"/>
            <wp:effectExtent l="0" t="0" r="0" b="0"/>
            <wp:docPr id="885693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93966" name="Picture 88569396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8773" cy="218773"/>
                    </a:xfrm>
                    <a:prstGeom prst="rect">
                      <a:avLst/>
                    </a:prstGeom>
                  </pic:spPr>
                </pic:pic>
              </a:graphicData>
            </a:graphic>
          </wp:inline>
        </w:drawing>
      </w:r>
    </w:p>
    <w:p w14:paraId="48B1931A" w14:textId="77777777" w:rsidR="007C41A0" w:rsidRDefault="007C41A0" w:rsidP="0012046D">
      <w:pPr>
        <w:pStyle w:val="P-Regular"/>
      </w:pPr>
      <w:r>
        <w:t xml:space="preserve">First, let’s review the basics of AutoCAD coordinate input: </w:t>
      </w:r>
    </w:p>
    <w:p w14:paraId="5F651A4B" w14:textId="4FBE4370" w:rsidR="007C41A0" w:rsidRPr="007C41A0" w:rsidRDefault="00053151" w:rsidP="0012046D">
      <w:pPr>
        <w:pStyle w:val="L-Bullets"/>
      </w:pPr>
      <w:r w:rsidRPr="00053151">
        <w:tab/>
      </w:r>
      <w:r w:rsidR="007C41A0" w:rsidRPr="007C41A0">
        <w:rPr>
          <w:rStyle w:val="P-Bold"/>
        </w:rPr>
        <w:t>Relative Coordinates</w:t>
      </w:r>
      <w:r w:rsidR="007C41A0" w:rsidRPr="00A14844">
        <w:t>:</w:t>
      </w:r>
      <w:r w:rsidR="00A14844" w:rsidRPr="00A14844">
        <w:t xml:space="preserve"> </w:t>
      </w:r>
      <w:r w:rsidR="007C41A0" w:rsidRPr="007C41A0">
        <w:t xml:space="preserve">2,20 is relative to </w:t>
      </w:r>
      <w:r w:rsidR="00CE6805">
        <w:t xml:space="preserve">the </w:t>
      </w:r>
      <w:r w:rsidR="007C41A0" w:rsidRPr="007C41A0">
        <w:t>previous coordinate location</w:t>
      </w:r>
    </w:p>
    <w:p w14:paraId="44AEA4E2" w14:textId="512DF388" w:rsidR="007C41A0" w:rsidRPr="007C41A0" w:rsidRDefault="00053151" w:rsidP="0012046D">
      <w:pPr>
        <w:pStyle w:val="L-Bullets"/>
      </w:pPr>
      <w:r w:rsidRPr="00053151">
        <w:tab/>
      </w:r>
      <w:r w:rsidR="007C41A0" w:rsidRPr="00053151">
        <w:rPr>
          <w:rStyle w:val="P-Bold"/>
        </w:rPr>
        <w:t>Absolute Coordinates</w:t>
      </w:r>
      <w:r w:rsidR="007C41A0" w:rsidRPr="00A14844">
        <w:t>:</w:t>
      </w:r>
      <w:r w:rsidR="00A14844">
        <w:t xml:space="preserve"> </w:t>
      </w:r>
      <w:r w:rsidR="007C41A0" w:rsidRPr="007C41A0">
        <w:t>#2,20 is an absolute coordinate location in the current UCS</w:t>
      </w:r>
    </w:p>
    <w:p w14:paraId="7AF852AE" w14:textId="6AE48C0F" w:rsidR="007C41A0" w:rsidRDefault="00053151" w:rsidP="0012046D">
      <w:pPr>
        <w:pStyle w:val="L-Bullets"/>
      </w:pPr>
      <w:r w:rsidRPr="007E6D65">
        <w:tab/>
      </w:r>
      <w:r w:rsidR="007C41A0" w:rsidRPr="00053151">
        <w:rPr>
          <w:rStyle w:val="P-Bold"/>
        </w:rPr>
        <w:t>World Coordinates</w:t>
      </w:r>
      <w:r w:rsidR="007C41A0" w:rsidRPr="00A14844">
        <w:t>:</w:t>
      </w:r>
      <w:r w:rsidR="00A14844" w:rsidRPr="00A14844">
        <w:t xml:space="preserve"> </w:t>
      </w:r>
      <w:r w:rsidR="007C41A0">
        <w:t>*2,20 is a world coordinate location</w:t>
      </w:r>
    </w:p>
    <w:p w14:paraId="2388E296" w14:textId="1BE57FF3" w:rsidR="007C41A0" w:rsidRDefault="007C41A0" w:rsidP="0012046D">
      <w:pPr>
        <w:pStyle w:val="P-Regular"/>
      </w:pPr>
      <w:r>
        <w:t xml:space="preserve">Once you understand these rules, you can input them using two methods. </w:t>
      </w:r>
    </w:p>
    <w:p w14:paraId="31E1EE90" w14:textId="6717900E" w:rsidR="00B2045E" w:rsidRDefault="00B2045E" w:rsidP="0012046D">
      <w:pPr>
        <w:pStyle w:val="H3-Subheading"/>
      </w:pPr>
      <w:r>
        <w:t>Method 1</w:t>
      </w:r>
    </w:p>
    <w:p w14:paraId="47570587" w14:textId="0E08198B" w:rsidR="0098619B" w:rsidRDefault="0098619B" w:rsidP="0012046D">
      <w:pPr>
        <w:pStyle w:val="P-Regular"/>
      </w:pPr>
      <w:r>
        <w:t xml:space="preserve">For </w:t>
      </w:r>
      <w:r w:rsidR="0015502B">
        <w:t>the first</w:t>
      </w:r>
      <w:r>
        <w:t xml:space="preserve"> </w:t>
      </w:r>
      <w:r w:rsidRPr="00B2045E">
        <w:t>example</w:t>
      </w:r>
      <w:r w:rsidR="00FF6BD8">
        <w:t xml:space="preserve">, we want to add an object vertex at the absolute coordinate of </w:t>
      </w:r>
      <w:r w:rsidR="00FF6BD8" w:rsidRPr="00A650DE">
        <w:t>0,0 using Dynamic Input</w:t>
      </w:r>
      <w:r w:rsidR="005C6718" w:rsidRPr="00A650DE">
        <w:t xml:space="preserve">. </w:t>
      </w:r>
      <w:r w:rsidRPr="00A650DE">
        <w:t xml:space="preserve">When using </w:t>
      </w:r>
      <w:r w:rsidR="00D06E1D" w:rsidRPr="00A650DE">
        <w:t>Dynamic Input</w:t>
      </w:r>
      <w:r w:rsidRPr="00A650DE">
        <w:t>, if you key</w:t>
      </w:r>
      <w:r w:rsidR="002E5BE7" w:rsidRPr="00A650DE">
        <w:t xml:space="preserve"> </w:t>
      </w:r>
      <w:r w:rsidRPr="00A650DE">
        <w:t>in 0,0 the</w:t>
      </w:r>
      <w:r>
        <w:t xml:space="preserve"> </w:t>
      </w:r>
      <w:r w:rsidR="0015502B">
        <w:t>coordinate</w:t>
      </w:r>
      <w:r>
        <w:t xml:space="preserve"> is interpreted as a “relative” coordinate from the current </w:t>
      </w:r>
      <w:r w:rsidR="00EA002D">
        <w:t xml:space="preserve">cursor </w:t>
      </w:r>
      <w:r>
        <w:t>location. If you key</w:t>
      </w:r>
      <w:r w:rsidR="002E5BE7">
        <w:t xml:space="preserve"> </w:t>
      </w:r>
      <w:r>
        <w:t xml:space="preserve">in </w:t>
      </w:r>
      <w:r w:rsidRPr="00A650DE">
        <w:t>#0,0 it</w:t>
      </w:r>
      <w:r>
        <w:t xml:space="preserve"> is interpreted as an “absolute” coordinate.</w:t>
      </w:r>
    </w:p>
    <w:p w14:paraId="79F6FAC0" w14:textId="773E9C5C" w:rsidR="00465B91" w:rsidRDefault="0098619B" w:rsidP="0012046D">
      <w:pPr>
        <w:pStyle w:val="P-Regular"/>
      </w:pPr>
      <w:r>
        <w:lastRenderedPageBreak/>
        <w:t>U</w:t>
      </w:r>
      <w:r w:rsidR="003748F3">
        <w:t xml:space="preserve">se </w:t>
      </w:r>
      <w:r>
        <w:t>this</w:t>
      </w:r>
      <w:r w:rsidR="003748F3">
        <w:t xml:space="preserve"> override setting when inputting the coordinate values by typing in a</w:t>
      </w:r>
      <w:r w:rsidR="003748F3" w:rsidRPr="000E56B4">
        <w:t xml:space="preserve"> # character</w:t>
      </w:r>
      <w:r w:rsidR="003748F3">
        <w:t xml:space="preserve"> before the coordinate</w:t>
      </w:r>
      <w:r w:rsidR="0004713D">
        <w:t>.</w:t>
      </w:r>
    </w:p>
    <w:p w14:paraId="3863BF29" w14:textId="14BBB98B" w:rsidR="00465B91" w:rsidRDefault="00465B91" w:rsidP="00731675">
      <w:pPr>
        <w:pStyle w:val="L-Numbers"/>
        <w:numPr>
          <w:ilvl w:val="0"/>
          <w:numId w:val="34"/>
        </w:numPr>
      </w:pPr>
      <w:r>
        <w:t xml:space="preserve">Select the </w:t>
      </w:r>
      <w:r w:rsidR="00731675" w:rsidRPr="00731675">
        <w:rPr>
          <w:rStyle w:val="P-Bold"/>
          <w:rFonts w:asciiTheme="minorHAnsi" w:hAnsiTheme="minorHAnsi"/>
          <w:b w:val="0"/>
          <w:shd w:val="clear" w:color="auto" w:fill="auto"/>
        </w:rPr>
        <w:t>LINE</w:t>
      </w:r>
      <w:r w:rsidR="00731675">
        <w:t xml:space="preserve"> </w:t>
      </w:r>
      <w:r w:rsidR="00833B59">
        <w:t>command and</w:t>
      </w:r>
      <w:r>
        <w:t xml:space="preserve"> </w:t>
      </w:r>
      <w:r w:rsidR="00452BFC" w:rsidRPr="009253B1">
        <w:rPr>
          <w:rStyle w:val="P-Italics"/>
        </w:rPr>
        <w:t>left-click</w:t>
      </w:r>
      <w:r w:rsidR="00F94F90">
        <w:t xml:space="preserve"> </w:t>
      </w:r>
      <w:r w:rsidR="001D0580">
        <w:t>inside the SQUARE object to s</w:t>
      </w:r>
      <w:r>
        <w:t xml:space="preserve">tart </w:t>
      </w:r>
      <w:r w:rsidR="00CF2954">
        <w:t>the</w:t>
      </w:r>
      <w:r>
        <w:t xml:space="preserve"> line.</w:t>
      </w:r>
    </w:p>
    <w:p w14:paraId="60935963" w14:textId="70588AB0" w:rsidR="00CF2954" w:rsidRDefault="00CF2954" w:rsidP="0012046D">
      <w:pPr>
        <w:pStyle w:val="L-Numbers"/>
      </w:pPr>
      <w:r w:rsidRPr="003646CD">
        <w:rPr>
          <w:rStyle w:val="P-Italics"/>
        </w:rPr>
        <w:t>Drag</w:t>
      </w:r>
      <w:r>
        <w:t xml:space="preserve"> the cursor to the </w:t>
      </w:r>
      <w:r w:rsidR="00BB3AA4">
        <w:t>left</w:t>
      </w:r>
      <w:r w:rsidR="00E134E0">
        <w:t>-s</w:t>
      </w:r>
      <w:r w:rsidR="00BB3AA4">
        <w:t xml:space="preserve">ide </w:t>
      </w:r>
      <w:r>
        <w:t>of the SQUARE</w:t>
      </w:r>
      <w:r w:rsidR="007F7052">
        <w:t xml:space="preserve"> object</w:t>
      </w:r>
      <w:r>
        <w:t xml:space="preserve">, key in </w:t>
      </w:r>
      <w:r w:rsidRPr="00326D01">
        <w:rPr>
          <w:rStyle w:val="P-Code"/>
          <w:b/>
          <w:bCs/>
        </w:rPr>
        <w:t>#0,0</w:t>
      </w:r>
      <w:r w:rsidR="007F7052">
        <w:t xml:space="preserve">, </w:t>
      </w:r>
      <w:r>
        <w:t xml:space="preserve">and press </w:t>
      </w:r>
      <w:r w:rsidRPr="00BE6C02">
        <w:rPr>
          <w:rStyle w:val="P-Italics"/>
        </w:rPr>
        <w:t>E</w:t>
      </w:r>
      <w:r w:rsidR="00594F44">
        <w:rPr>
          <w:rStyle w:val="P-Italics"/>
        </w:rPr>
        <w:t>nter</w:t>
      </w:r>
      <w:r>
        <w:t xml:space="preserve"> to complete the command.</w:t>
      </w:r>
    </w:p>
    <w:p w14:paraId="0F56B2DF" w14:textId="7915572A" w:rsidR="00CF2954" w:rsidRDefault="00CF2954" w:rsidP="0012046D">
      <w:pPr>
        <w:pStyle w:val="L-Numbers"/>
      </w:pPr>
      <w:r w:rsidRPr="00E3133B">
        <w:rPr>
          <w:rStyle w:val="P-Italics"/>
        </w:rPr>
        <w:t>Drag</w:t>
      </w:r>
      <w:r>
        <w:t xml:space="preserve"> the cursor to the </w:t>
      </w:r>
      <w:r w:rsidR="00D611EA">
        <w:t>top</w:t>
      </w:r>
      <w:r>
        <w:t>side of the SQUARE</w:t>
      </w:r>
      <w:r w:rsidR="007F7052">
        <w:t xml:space="preserve"> object</w:t>
      </w:r>
      <w:r>
        <w:t>,</w:t>
      </w:r>
      <w:r w:rsidR="00363B2B">
        <w:t xml:space="preserve"> </w:t>
      </w:r>
      <w:r>
        <w:t xml:space="preserve">key in </w:t>
      </w:r>
      <w:r w:rsidRPr="00326D01">
        <w:rPr>
          <w:rStyle w:val="P-Code"/>
          <w:b/>
          <w:bCs/>
        </w:rPr>
        <w:t>0,0</w:t>
      </w:r>
      <w:r w:rsidR="007F7052">
        <w:t xml:space="preserve">, </w:t>
      </w:r>
      <w:r w:rsidR="00363B2B">
        <w:t>and p</w:t>
      </w:r>
      <w:r>
        <w:t xml:space="preserve">ress </w:t>
      </w:r>
      <w:r w:rsidRPr="00BE6C02">
        <w:rPr>
          <w:rStyle w:val="P-Italics"/>
        </w:rPr>
        <w:t>E</w:t>
      </w:r>
      <w:r w:rsidR="00594F44">
        <w:rPr>
          <w:rStyle w:val="P-Italics"/>
        </w:rPr>
        <w:t>nter</w:t>
      </w:r>
      <w:r>
        <w:t xml:space="preserve"> to complete the command</w:t>
      </w:r>
      <w:r w:rsidR="005C6718">
        <w:t xml:space="preserve">. </w:t>
      </w:r>
      <w:r w:rsidR="00464CD9">
        <w:t>Notice that the line is not continued using this key</w:t>
      </w:r>
      <w:r w:rsidR="00C61F6B">
        <w:t>-</w:t>
      </w:r>
      <w:r w:rsidR="00464CD9">
        <w:t>in, as it is interpreted as X=0</w:t>
      </w:r>
      <w:r w:rsidR="00930254">
        <w:t xml:space="preserve"> and </w:t>
      </w:r>
      <w:r w:rsidR="00464CD9">
        <w:t>Y=0 from the current location.</w:t>
      </w:r>
    </w:p>
    <w:p w14:paraId="5A7A4AE2" w14:textId="5EB0CD97" w:rsidR="004E33CF" w:rsidRDefault="004E33CF" w:rsidP="0012046D">
      <w:pPr>
        <w:pStyle w:val="L-Numbers"/>
      </w:pPr>
      <w:r>
        <w:t xml:space="preserve">Use </w:t>
      </w:r>
      <w:r w:rsidRPr="00BE6C02">
        <w:rPr>
          <w:rStyle w:val="P-Italics"/>
        </w:rPr>
        <w:t>E</w:t>
      </w:r>
      <w:r w:rsidR="00594F44">
        <w:rPr>
          <w:rStyle w:val="P-Italics"/>
        </w:rPr>
        <w:t>sc</w:t>
      </w:r>
      <w:r>
        <w:t xml:space="preserve"> to cancel the current </w:t>
      </w:r>
      <w:r w:rsidR="00594F44">
        <w:t>command and</w:t>
      </w:r>
      <w:r>
        <w:t xml:space="preserve"> </w:t>
      </w:r>
      <w:r w:rsidR="002A6A3E" w:rsidRPr="002A6A3E">
        <w:rPr>
          <w:rStyle w:val="P-Italics"/>
        </w:rPr>
        <w:t>Ctrl + Z</w:t>
      </w:r>
      <w:r w:rsidR="002A6A3E">
        <w:t xml:space="preserve"> </w:t>
      </w:r>
      <w:r w:rsidR="00D87D43">
        <w:t xml:space="preserve">shortcut key </w:t>
      </w:r>
      <w:r w:rsidR="002A6A3E">
        <w:t>to UNDO</w:t>
      </w:r>
      <w:r>
        <w:t xml:space="preserve"> the previous </w:t>
      </w:r>
      <w:r w:rsidR="00594F44">
        <w:t>lines</w:t>
      </w:r>
      <w:r>
        <w:t>.</w:t>
      </w:r>
    </w:p>
    <w:p w14:paraId="7F79A9E1" w14:textId="3885678D" w:rsidR="00AD7592" w:rsidRDefault="008D03FF" w:rsidP="0012046D">
      <w:pPr>
        <w:pStyle w:val="P-Regular"/>
      </w:pPr>
      <w:r>
        <w:t>N</w:t>
      </w:r>
      <w:r w:rsidR="009E5D52">
        <w:t>ext, let’s look at another method to input coordinates.</w:t>
      </w:r>
    </w:p>
    <w:p w14:paraId="534BC88E" w14:textId="4E6484F3" w:rsidR="002F7ADF" w:rsidRDefault="002F7ADF" w:rsidP="0012046D">
      <w:pPr>
        <w:pStyle w:val="H3-Subheading"/>
      </w:pPr>
      <w:r>
        <w:t xml:space="preserve">Method </w:t>
      </w:r>
      <w:r w:rsidR="0046272D">
        <w:t>2</w:t>
      </w:r>
    </w:p>
    <w:p w14:paraId="58F34F70" w14:textId="339BB618" w:rsidR="003115EC" w:rsidRDefault="004E33CF" w:rsidP="00FA09D0">
      <w:r>
        <w:t>If you key</w:t>
      </w:r>
      <w:r w:rsidR="00594F44">
        <w:t xml:space="preserve"> </w:t>
      </w:r>
      <w:r>
        <w:t xml:space="preserve">in </w:t>
      </w:r>
      <w:r w:rsidR="00FA09D0" w:rsidRPr="00FA09D0">
        <w:t>ABSOLUTE</w:t>
      </w:r>
      <w:r w:rsidR="00FA09D0">
        <w:t xml:space="preserve"> </w:t>
      </w:r>
      <w:r>
        <w:t xml:space="preserve">coordinates more </w:t>
      </w:r>
      <w:r w:rsidRPr="00166302">
        <w:t xml:space="preserve">than </w:t>
      </w:r>
      <w:r w:rsidR="00FA09D0" w:rsidRPr="00FA09D0">
        <w:t>RELATIVE</w:t>
      </w:r>
      <w:r w:rsidR="00FA09D0" w:rsidRPr="00166302">
        <w:t xml:space="preserve"> </w:t>
      </w:r>
      <w:r w:rsidRPr="00166302">
        <w:t>coordinates</w:t>
      </w:r>
      <w:r>
        <w:t xml:space="preserve">, you will want to change your input settings when using </w:t>
      </w:r>
      <w:r w:rsidR="00D06E1D">
        <w:t>Dynamic Input</w:t>
      </w:r>
      <w:r w:rsidR="00335259">
        <w:t xml:space="preserve"> to avoid using all the</w:t>
      </w:r>
      <w:r w:rsidR="00335259" w:rsidRPr="00BB3AA4">
        <w:t xml:space="preserve"> </w:t>
      </w:r>
      <w:r w:rsidR="00335259" w:rsidRPr="0018633A">
        <w:t>#</w:t>
      </w:r>
      <w:r w:rsidR="00335259">
        <w:t xml:space="preserve"> </w:t>
      </w:r>
      <w:r w:rsidR="00EE2E0E">
        <w:t xml:space="preserve">characters </w:t>
      </w:r>
      <w:r w:rsidR="00335259">
        <w:t>during input.</w:t>
      </w:r>
    </w:p>
    <w:p w14:paraId="77430D62" w14:textId="6AD143A4" w:rsidR="003F7F8B" w:rsidRDefault="00AB7137" w:rsidP="0012046D">
      <w:pPr>
        <w:pStyle w:val="P-Regular"/>
      </w:pPr>
      <w:r>
        <w:t>Let’s</w:t>
      </w:r>
      <w:r w:rsidR="003F7F8B">
        <w:t xml:space="preserve"> change our default input settings before we draw the next line.</w:t>
      </w:r>
      <w:r>
        <w:t xml:space="preserve"> Follow these steps:</w:t>
      </w:r>
    </w:p>
    <w:p w14:paraId="515FFCE0" w14:textId="3D113311" w:rsidR="00A14844" w:rsidRDefault="00A14844" w:rsidP="0012046D">
      <w:pPr>
        <w:pStyle w:val="L-Numbers"/>
        <w:numPr>
          <w:ilvl w:val="0"/>
          <w:numId w:val="27"/>
        </w:numPr>
      </w:pPr>
      <w:r>
        <w:t xml:space="preserve">Continue using the </w:t>
      </w:r>
      <w:r w:rsidRPr="004B161A">
        <w:rPr>
          <w:rStyle w:val="P-Code"/>
        </w:rPr>
        <w:t>1-2_KNOW YOUR COORDINATES.DWG</w:t>
      </w:r>
      <w:r w:rsidR="00D06E1D" w:rsidRPr="00D06E1D">
        <w:t xml:space="preserve"> </w:t>
      </w:r>
      <w:r w:rsidR="00D06E1D">
        <w:t>file.</w:t>
      </w:r>
    </w:p>
    <w:p w14:paraId="7B2E25DF" w14:textId="11FF7654" w:rsidR="0045635A" w:rsidRDefault="00896790" w:rsidP="0012046D">
      <w:pPr>
        <w:pStyle w:val="L-Numbers"/>
      </w:pPr>
      <w:r>
        <w:t>To access the</w:t>
      </w:r>
      <w:r w:rsidR="003F7F8B">
        <w:t xml:space="preserve"> </w:t>
      </w:r>
      <w:r w:rsidR="00082C48" w:rsidRPr="00082C48">
        <w:t>Dynamic Input Settings</w:t>
      </w:r>
      <w:r>
        <w:t xml:space="preserve">, </w:t>
      </w:r>
      <w:r w:rsidR="0088368C" w:rsidRPr="0088368C">
        <w:rPr>
          <w:rStyle w:val="P-Italics"/>
        </w:rPr>
        <w:t>right-click</w:t>
      </w:r>
      <w:r w:rsidR="0088368C" w:rsidRPr="007E6D65">
        <w:rPr>
          <w:rStyle w:val="P-Italics"/>
        </w:rPr>
        <w:t xml:space="preserve"> </w:t>
      </w:r>
      <w:r w:rsidR="0045635A">
        <w:t xml:space="preserve">on the </w:t>
      </w:r>
      <w:r w:rsidR="0045635A" w:rsidRPr="00190B04">
        <w:t>D</w:t>
      </w:r>
      <w:r w:rsidR="00430AB3" w:rsidRPr="00190B04">
        <w:t>ynamic input</w:t>
      </w:r>
      <w:r w:rsidR="0045635A">
        <w:t xml:space="preserve"> icon </w:t>
      </w:r>
      <w:r w:rsidR="00F646AC">
        <w:rPr>
          <w:noProof/>
        </w:rPr>
        <w:drawing>
          <wp:inline distT="0" distB="0" distL="0" distR="0" wp14:anchorId="66116843" wp14:editId="6C2F3573">
            <wp:extent cx="212272" cy="212272"/>
            <wp:effectExtent l="0" t="0" r="3810" b="3810"/>
            <wp:docPr id="1910951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51212" name="Picture 19109512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5194" cy="215194"/>
                    </a:xfrm>
                    <a:prstGeom prst="rect">
                      <a:avLst/>
                    </a:prstGeom>
                  </pic:spPr>
                </pic:pic>
              </a:graphicData>
            </a:graphic>
          </wp:inline>
        </w:drawing>
      </w:r>
      <w:r w:rsidR="0045635A">
        <w:t xml:space="preserve">in the </w:t>
      </w:r>
      <w:r w:rsidR="00190B04">
        <w:t xml:space="preserve">Status Bar </w:t>
      </w:r>
      <w:r w:rsidR="002E4EF4">
        <w:t>and s</w:t>
      </w:r>
      <w:r w:rsidR="0045635A">
        <w:t xml:space="preserve">elect the </w:t>
      </w:r>
      <w:r w:rsidR="00190B04" w:rsidRPr="003A43D2">
        <w:rPr>
          <w:rStyle w:val="P-Bold"/>
        </w:rPr>
        <w:t>Dynamic Input Settings</w:t>
      </w:r>
      <w:r w:rsidR="00190B04">
        <w:t xml:space="preserve"> </w:t>
      </w:r>
      <w:r w:rsidR="0045635A">
        <w:t>command.</w:t>
      </w:r>
    </w:p>
    <w:p w14:paraId="04DBA118" w14:textId="77F6FD24" w:rsidR="0045635A" w:rsidRDefault="0045635A" w:rsidP="0012046D">
      <w:pPr>
        <w:pStyle w:val="L-Numbers"/>
      </w:pPr>
      <w:r>
        <w:t xml:space="preserve">Using the </w:t>
      </w:r>
      <w:r w:rsidR="00082C48" w:rsidRPr="00082C48">
        <w:t>Enable Pointer Input</w:t>
      </w:r>
      <w:r>
        <w:t xml:space="preserve">, select the </w:t>
      </w:r>
      <w:r w:rsidR="00430AB3" w:rsidRPr="003A43D2">
        <w:rPr>
          <w:rStyle w:val="P-Bold"/>
        </w:rPr>
        <w:t>Settings</w:t>
      </w:r>
      <w:r>
        <w:t xml:space="preserve"> button.</w:t>
      </w:r>
    </w:p>
    <w:p w14:paraId="7401B954" w14:textId="12CB8689" w:rsidR="00F86E0C" w:rsidRDefault="0045635A" w:rsidP="0012046D">
      <w:pPr>
        <w:pStyle w:val="L-Numbers"/>
      </w:pPr>
      <w:r>
        <w:t xml:space="preserve">Using </w:t>
      </w:r>
      <w:r w:rsidRPr="00082C48">
        <w:t xml:space="preserve">the </w:t>
      </w:r>
      <w:r w:rsidR="00D63CBD" w:rsidRPr="00082C48">
        <w:t>Pointer Input Settings</w:t>
      </w:r>
      <w:r w:rsidR="00D63CBD">
        <w:t xml:space="preserve"> </w:t>
      </w:r>
      <w:r>
        <w:t xml:space="preserve">dialog, select </w:t>
      </w:r>
      <w:r w:rsidR="0007277B">
        <w:t xml:space="preserve">the </w:t>
      </w:r>
      <w:r w:rsidR="0007277B" w:rsidRPr="003A43D2">
        <w:rPr>
          <w:rStyle w:val="P-Bold"/>
        </w:rPr>
        <w:t>A</w:t>
      </w:r>
      <w:r w:rsidR="00430AB3" w:rsidRPr="003A43D2">
        <w:rPr>
          <w:rStyle w:val="P-Bold"/>
        </w:rPr>
        <w:t>bsolute</w:t>
      </w:r>
      <w:r w:rsidR="00D06E1D" w:rsidRPr="007E6D65">
        <w:rPr>
          <w:rStyle w:val="P-Bold"/>
        </w:rPr>
        <w:t xml:space="preserve"> </w:t>
      </w:r>
      <w:r w:rsidR="00D06E1D">
        <w:rPr>
          <w:rStyle w:val="P-Bold"/>
        </w:rPr>
        <w:t>coordinates</w:t>
      </w:r>
      <w:r>
        <w:t xml:space="preserve"> format </w:t>
      </w:r>
      <w:r w:rsidR="0007277B">
        <w:t xml:space="preserve">for our </w:t>
      </w:r>
      <w:r>
        <w:t>X,Y,Z</w:t>
      </w:r>
      <w:r w:rsidR="0007277B">
        <w:t xml:space="preserve"> </w:t>
      </w:r>
      <w:r w:rsidR="00182F06">
        <w:t>key-ins</w:t>
      </w:r>
      <w:r w:rsidR="0007277B">
        <w:t>.</w:t>
      </w:r>
      <w:r w:rsidR="00F86E0C" w:rsidRPr="00F86E0C">
        <w:rPr>
          <w:noProof/>
        </w:rPr>
        <w:t xml:space="preserve"> </w:t>
      </w:r>
    </w:p>
    <w:p w14:paraId="6C85C863" w14:textId="7ACA0C72" w:rsidR="00043EA6" w:rsidRDefault="00B40F82" w:rsidP="0018633A">
      <w:pPr>
        <w:pStyle w:val="IMG-Caption"/>
        <w:rPr>
          <w:noProof/>
        </w:rPr>
      </w:pPr>
      <w:r>
        <w:rPr>
          <w:noProof/>
        </w:rPr>
        <w:lastRenderedPageBreak/>
        <w:drawing>
          <wp:inline distT="0" distB="0" distL="0" distR="0" wp14:anchorId="63FE262D" wp14:editId="24CDA49B">
            <wp:extent cx="2660426" cy="1572146"/>
            <wp:effectExtent l="0" t="0" r="0" b="3175"/>
            <wp:docPr id="169500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03665" name="Picture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0426" cy="1572146"/>
                    </a:xfrm>
                    <a:prstGeom prst="rect">
                      <a:avLst/>
                    </a:prstGeom>
                  </pic:spPr>
                </pic:pic>
              </a:graphicData>
            </a:graphic>
          </wp:inline>
        </w:drawing>
      </w:r>
    </w:p>
    <w:p w14:paraId="4A765EBA" w14:textId="4832744C" w:rsidR="00CD6C48" w:rsidRDefault="00B40F82" w:rsidP="0018633A">
      <w:pPr>
        <w:pStyle w:val="IMG-Caption"/>
        <w:rPr>
          <w:noProof/>
        </w:rPr>
      </w:pPr>
      <w:r>
        <w:t>Figure 1.</w:t>
      </w:r>
      <w:r w:rsidR="005603E2">
        <w:fldChar w:fldCharType="begin"/>
      </w:r>
      <w:r w:rsidR="005603E2">
        <w:instrText xml:space="preserve"> SEQ Figure \* ARABIC </w:instrText>
      </w:r>
      <w:r w:rsidR="005603E2">
        <w:fldChar w:fldCharType="separate"/>
      </w:r>
      <w:r w:rsidR="00A63E4E">
        <w:rPr>
          <w:noProof/>
        </w:rPr>
        <w:t>8</w:t>
      </w:r>
      <w:r w:rsidR="005603E2">
        <w:fldChar w:fldCharType="end"/>
      </w:r>
      <w:r>
        <w:t>: Absolute Pointer Input Settings</w:t>
      </w:r>
    </w:p>
    <w:p w14:paraId="27431AE6" w14:textId="5F79C40F" w:rsidR="003E76E6" w:rsidRPr="00E134E0" w:rsidRDefault="00FA7CBD" w:rsidP="0012046D">
      <w:pPr>
        <w:pStyle w:val="L-Numbers"/>
      </w:pPr>
      <w:r>
        <w:t>Click</w:t>
      </w:r>
      <w:r w:rsidR="00F630F7" w:rsidRPr="00F86E0C">
        <w:t xml:space="preserve"> </w:t>
      </w:r>
      <w:r w:rsidR="00430AB3" w:rsidRPr="00F86E0C">
        <w:rPr>
          <w:rStyle w:val="P-Bold"/>
        </w:rPr>
        <w:t>O</w:t>
      </w:r>
      <w:r w:rsidR="00D63CBD" w:rsidRPr="00F86E0C">
        <w:rPr>
          <w:rStyle w:val="P-Bold"/>
        </w:rPr>
        <w:t>K</w:t>
      </w:r>
      <w:r w:rsidR="003E76E6" w:rsidRPr="00F86E0C">
        <w:t xml:space="preserve"> to</w:t>
      </w:r>
      <w:r w:rsidR="003E76E6">
        <w:t xml:space="preserve"> save your </w:t>
      </w:r>
      <w:r w:rsidR="00430AB3">
        <w:t>selection and</w:t>
      </w:r>
      <w:r w:rsidR="003E76E6">
        <w:t xml:space="preserve"> </w:t>
      </w:r>
      <w:r w:rsidR="00E134E0">
        <w:t>click</w:t>
      </w:r>
      <w:r w:rsidR="00D06E1D">
        <w:t xml:space="preserve"> </w:t>
      </w:r>
      <w:r w:rsidR="00D63CBD" w:rsidRPr="00D63CBD">
        <w:rPr>
          <w:rStyle w:val="P-Bold"/>
        </w:rPr>
        <w:t>O</w:t>
      </w:r>
      <w:r w:rsidR="00D63CBD">
        <w:rPr>
          <w:rStyle w:val="P-Bold"/>
        </w:rPr>
        <w:t>K</w:t>
      </w:r>
      <w:r w:rsidR="00D06E1D">
        <w:t xml:space="preserve"> </w:t>
      </w:r>
      <w:r w:rsidR="00904270">
        <w:t xml:space="preserve">again </w:t>
      </w:r>
      <w:r w:rsidR="003E76E6">
        <w:t xml:space="preserve">to close the </w:t>
      </w:r>
      <w:r w:rsidR="00CB0915" w:rsidRPr="00E134E0">
        <w:t xml:space="preserve">Dynamic Input Settings </w:t>
      </w:r>
      <w:r w:rsidR="003E76E6" w:rsidRPr="00E134E0">
        <w:t>dialog.</w:t>
      </w:r>
    </w:p>
    <w:p w14:paraId="377ED8AE" w14:textId="2EC79469" w:rsidR="0007277B" w:rsidRDefault="0007277B" w:rsidP="00731675">
      <w:pPr>
        <w:pStyle w:val="L-Numbers"/>
      </w:pPr>
      <w:r>
        <w:t xml:space="preserve">Select the </w:t>
      </w:r>
      <w:r w:rsidR="00731675" w:rsidRPr="00731675">
        <w:rPr>
          <w:rStyle w:val="P-Bold"/>
          <w:rFonts w:asciiTheme="minorHAnsi" w:hAnsiTheme="minorHAnsi"/>
          <w:b w:val="0"/>
          <w:shd w:val="clear" w:color="auto" w:fill="auto"/>
        </w:rPr>
        <w:t>LINE</w:t>
      </w:r>
      <w:r w:rsidR="00731675">
        <w:t xml:space="preserve"> </w:t>
      </w:r>
      <w:r w:rsidR="00833B59">
        <w:t>command and</w:t>
      </w:r>
      <w:r>
        <w:t xml:space="preserve"> </w:t>
      </w:r>
      <w:r w:rsidR="00DB03F4" w:rsidRPr="00870FBE">
        <w:rPr>
          <w:rStyle w:val="P-Italics"/>
        </w:rPr>
        <w:t>left-click</w:t>
      </w:r>
      <w:r w:rsidR="00DB03F4" w:rsidRPr="007E6D65">
        <w:rPr>
          <w:rStyle w:val="P-Italics"/>
        </w:rPr>
        <w:t xml:space="preserve"> </w:t>
      </w:r>
      <w:r w:rsidR="00DB03F4">
        <w:t>inside the SQUARE object</w:t>
      </w:r>
      <w:r w:rsidR="00DB03F4" w:rsidRPr="007E6D65">
        <w:rPr>
          <w:rStyle w:val="P-Italics"/>
        </w:rPr>
        <w:t xml:space="preserve"> </w:t>
      </w:r>
      <w:r>
        <w:t>to start the line</w:t>
      </w:r>
      <w:r w:rsidR="00DB03F4">
        <w:t>.</w:t>
      </w:r>
    </w:p>
    <w:p w14:paraId="184B5611" w14:textId="24D4F973" w:rsidR="0007277B" w:rsidRDefault="0007277B" w:rsidP="0012046D">
      <w:pPr>
        <w:pStyle w:val="L-Numbers"/>
      </w:pPr>
      <w:r w:rsidRPr="00A17F36">
        <w:rPr>
          <w:rStyle w:val="P-Italics"/>
        </w:rPr>
        <w:t>Drag</w:t>
      </w:r>
      <w:r>
        <w:t xml:space="preserve"> the cursor to the </w:t>
      </w:r>
      <w:r w:rsidR="00430AB3">
        <w:t>left</w:t>
      </w:r>
      <w:r w:rsidR="00D06E1D">
        <w:t xml:space="preserve"> </w:t>
      </w:r>
      <w:r>
        <w:t xml:space="preserve">side of the </w:t>
      </w:r>
      <w:r w:rsidR="00870FBE">
        <w:t>SQUARE</w:t>
      </w:r>
      <w:r>
        <w:t xml:space="preserve">, key in </w:t>
      </w:r>
      <w:r w:rsidRPr="0012046D">
        <w:rPr>
          <w:rStyle w:val="P-Code"/>
          <w:b/>
          <w:bCs/>
        </w:rPr>
        <w:t>0,0</w:t>
      </w:r>
      <w:r w:rsidR="00D06E1D">
        <w:t xml:space="preserve"> </w:t>
      </w:r>
      <w:r>
        <w:t xml:space="preserve">and press </w:t>
      </w:r>
      <w:r w:rsidR="00430AB3" w:rsidRPr="00780F1E">
        <w:rPr>
          <w:rStyle w:val="P-Italics"/>
        </w:rPr>
        <w:t>Enter</w:t>
      </w:r>
      <w:r w:rsidR="00430AB3">
        <w:t xml:space="preserve"> </w:t>
      </w:r>
      <w:r>
        <w:t>to complete the command</w:t>
      </w:r>
      <w:r w:rsidR="005C6718">
        <w:t xml:space="preserve">. </w:t>
      </w:r>
      <w:r>
        <w:t xml:space="preserve">This time, the </w:t>
      </w:r>
      <w:r w:rsidR="00870FBE">
        <w:t xml:space="preserve">LINE </w:t>
      </w:r>
      <w:r>
        <w:t xml:space="preserve">is drawn to the ABSOLUTE X,Y coordinate without using the </w:t>
      </w:r>
      <w:r w:rsidRPr="00844B99">
        <w:t>#</w:t>
      </w:r>
      <w:r>
        <w:t xml:space="preserve"> prefix.</w:t>
      </w:r>
    </w:p>
    <w:p w14:paraId="11A76573" w14:textId="7E0E3DEC" w:rsidR="0045635A" w:rsidRDefault="00B16E9A" w:rsidP="0012046D">
      <w:pPr>
        <w:pStyle w:val="P-Regular"/>
      </w:pPr>
      <w:r>
        <w:t>After completing</w:t>
      </w:r>
      <w:r w:rsidR="002E2095">
        <w:t xml:space="preserve"> this </w:t>
      </w:r>
      <w:r w:rsidR="00611186">
        <w:t>section</w:t>
      </w:r>
      <w:r w:rsidR="002E2095">
        <w:t>, you can use t</w:t>
      </w:r>
      <w:r w:rsidR="00AD5431">
        <w:t xml:space="preserve">hese rules </w:t>
      </w:r>
      <w:r w:rsidR="00316632">
        <w:t xml:space="preserve">and settings </w:t>
      </w:r>
      <w:r w:rsidR="00AD5431">
        <w:t xml:space="preserve">for </w:t>
      </w:r>
      <w:r w:rsidR="002E2095">
        <w:t xml:space="preserve">your </w:t>
      </w:r>
      <w:r w:rsidR="00AD5431">
        <w:t>coordinate input</w:t>
      </w:r>
      <w:r w:rsidR="002E2095">
        <w:t>. Y</w:t>
      </w:r>
      <w:r w:rsidR="00AD5431">
        <w:t xml:space="preserve">ou can </w:t>
      </w:r>
      <w:r w:rsidR="0000112B">
        <w:t xml:space="preserve">control and simplify your coordinates more easily </w:t>
      </w:r>
      <w:r w:rsidR="00C73286">
        <w:t xml:space="preserve">and still take advantage of </w:t>
      </w:r>
      <w:r w:rsidR="00D06E1D">
        <w:t>Dynamic Input</w:t>
      </w:r>
      <w:r w:rsidR="008D4DE5">
        <w:t>.</w:t>
      </w:r>
    </w:p>
    <w:p w14:paraId="5E794D52" w14:textId="3555CBDA" w:rsidR="00F31365" w:rsidRDefault="00AF1C44" w:rsidP="0012046D">
      <w:pPr>
        <w:pStyle w:val="H1-Section"/>
      </w:pPr>
      <w:r w:rsidRPr="00AF1C44">
        <w:t>Using the Clipboard Efficiently</w:t>
      </w:r>
      <w:r w:rsidR="00F72877">
        <w:t>?</w:t>
      </w:r>
    </w:p>
    <w:p w14:paraId="5CAB4ADD" w14:textId="2E74086F" w:rsidR="00B16355" w:rsidRDefault="008D4DE5" w:rsidP="00C370E0">
      <w:pPr>
        <w:pStyle w:val="P-Regular"/>
      </w:pPr>
      <w:r>
        <w:t>E</w:t>
      </w:r>
      <w:r w:rsidR="00985616">
        <w:t xml:space="preserve">veryone knows you can use the </w:t>
      </w:r>
      <w:r w:rsidR="00985616" w:rsidRPr="0040466F">
        <w:rPr>
          <w:rStyle w:val="P-Italics"/>
        </w:rPr>
        <w:t>C</w:t>
      </w:r>
      <w:r>
        <w:rPr>
          <w:rStyle w:val="P-Italics"/>
        </w:rPr>
        <w:t>trl</w:t>
      </w:r>
      <w:r w:rsidRPr="0040466F">
        <w:rPr>
          <w:rStyle w:val="P-Italics"/>
        </w:rPr>
        <w:t xml:space="preserve"> </w:t>
      </w:r>
      <w:r w:rsidR="00985616" w:rsidRPr="0040466F">
        <w:rPr>
          <w:rStyle w:val="P-Italics"/>
        </w:rPr>
        <w:t>+</w:t>
      </w:r>
      <w:r w:rsidRPr="0040466F">
        <w:rPr>
          <w:rStyle w:val="P-Italics"/>
        </w:rPr>
        <w:t xml:space="preserve"> </w:t>
      </w:r>
      <w:r w:rsidR="00985616" w:rsidRPr="0040466F">
        <w:rPr>
          <w:rStyle w:val="P-Italics"/>
        </w:rPr>
        <w:t>C</w:t>
      </w:r>
      <w:r w:rsidR="00985616">
        <w:t xml:space="preserve"> </w:t>
      </w:r>
      <w:r w:rsidR="00E645C1">
        <w:t xml:space="preserve">Windows shortcut keys </w:t>
      </w:r>
      <w:r w:rsidR="00985616">
        <w:t xml:space="preserve">to </w:t>
      </w:r>
      <w:r>
        <w:t>copy</w:t>
      </w:r>
      <w:r w:rsidR="00985616">
        <w:t xml:space="preserve"> objects to the clipboard and </w:t>
      </w:r>
      <w:r w:rsidR="00985616" w:rsidRPr="0040466F">
        <w:rPr>
          <w:rStyle w:val="P-Italics"/>
        </w:rPr>
        <w:t>C</w:t>
      </w:r>
      <w:r w:rsidRPr="0040466F">
        <w:rPr>
          <w:rStyle w:val="P-Italics"/>
        </w:rPr>
        <w:t xml:space="preserve">trl </w:t>
      </w:r>
      <w:r w:rsidR="00985616" w:rsidRPr="0040466F">
        <w:rPr>
          <w:rStyle w:val="P-Italics"/>
        </w:rPr>
        <w:t>+</w:t>
      </w:r>
      <w:r w:rsidRPr="0040466F">
        <w:rPr>
          <w:rStyle w:val="P-Italics"/>
        </w:rPr>
        <w:t xml:space="preserve"> </w:t>
      </w:r>
      <w:r w:rsidR="00985616" w:rsidRPr="0040466F">
        <w:rPr>
          <w:rStyle w:val="P-Italics"/>
        </w:rPr>
        <w:t>V</w:t>
      </w:r>
      <w:r w:rsidR="00985616" w:rsidRPr="00A14844">
        <w:t xml:space="preserve"> </w:t>
      </w:r>
      <w:r w:rsidR="00985616">
        <w:t xml:space="preserve">to </w:t>
      </w:r>
      <w:r>
        <w:t xml:space="preserve">paste </w:t>
      </w:r>
      <w:r w:rsidR="00985616">
        <w:t>them back into a drawing</w:t>
      </w:r>
      <w:r w:rsidR="005C6718">
        <w:t xml:space="preserve">. </w:t>
      </w:r>
      <w:r w:rsidR="00985616">
        <w:t>These are wonderful shortcuts</w:t>
      </w:r>
      <w:r w:rsidR="00EF42E5">
        <w:t>,</w:t>
      </w:r>
      <w:r w:rsidR="00985616">
        <w:t xml:space="preserve"> but they have a “f</w:t>
      </w:r>
      <w:r w:rsidR="008B4F79">
        <w:t>law”</w:t>
      </w:r>
      <w:r w:rsidR="00985616">
        <w:t xml:space="preserve"> in our AutoCAD workflow. These methods don’t allow you to define a base</w:t>
      </w:r>
      <w:r w:rsidR="00F96322">
        <w:t xml:space="preserve"> </w:t>
      </w:r>
      <w:r w:rsidR="00985616">
        <w:t xml:space="preserve">point to control the </w:t>
      </w:r>
      <w:r w:rsidR="005B35FF">
        <w:t xml:space="preserve">insertion point for the </w:t>
      </w:r>
      <w:r w:rsidR="00985616">
        <w:t xml:space="preserve">paste portion of these actions. </w:t>
      </w:r>
      <w:r w:rsidR="00DD1CBB">
        <w:t xml:space="preserve">Instead of using the typical Windows shortcuts, </w:t>
      </w:r>
      <w:r w:rsidR="00985616">
        <w:t xml:space="preserve">use the </w:t>
      </w:r>
      <w:r w:rsidR="0036522E" w:rsidRPr="0036522E">
        <w:t xml:space="preserve">COPY WITH BASE POINT </w:t>
      </w:r>
      <w:r w:rsidR="00985616">
        <w:t xml:space="preserve">clipboard command to control </w:t>
      </w:r>
      <w:r w:rsidR="00985616" w:rsidRPr="00366305">
        <w:t>your base</w:t>
      </w:r>
      <w:r w:rsidR="00F96322" w:rsidRPr="00366305">
        <w:t xml:space="preserve"> </w:t>
      </w:r>
      <w:r w:rsidR="00985616" w:rsidRPr="00366305">
        <w:t>point.</w:t>
      </w:r>
      <w:r w:rsidRPr="00366305">
        <w:t xml:space="preserve"> </w:t>
      </w:r>
    </w:p>
    <w:tbl>
      <w:tblPr>
        <w:tblStyle w:val="MediumList2-Accent1"/>
        <w:tblpPr w:leftFromText="187" w:rightFromText="187" w:vertAnchor="text" w:horzAnchor="margin" w:tblpY="1"/>
        <w:tblOverlap w:val="never"/>
        <w:tblW w:w="801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959"/>
      </w:tblGrid>
      <w:tr w:rsidR="00606C07" w:rsidRPr="00443B4D" w14:paraId="7373711A" w14:textId="77777777" w:rsidTr="003E73A9">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4E291C2C" w14:textId="6FD1BF78" w:rsidR="00606C07" w:rsidRPr="00443B4D" w:rsidRDefault="00606C07" w:rsidP="003E73A9">
            <w:pPr>
              <w:spacing w:line="257" w:lineRule="auto"/>
              <w:rPr>
                <w:rStyle w:val="P-Bold"/>
                <w:b w:val="0"/>
              </w:rPr>
            </w:pPr>
            <w:r w:rsidRPr="00443B4D">
              <w:rPr>
                <w:rFonts w:eastAsia="Arial"/>
                <w:b/>
                <w:color w:val="auto"/>
                <w:lang w:val="en"/>
              </w:rPr>
              <w:t>CLIPBOARD</w:t>
            </w:r>
          </w:p>
        </w:tc>
        <w:tc>
          <w:tcPr>
            <w:tcW w:w="595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1A2AB521" w14:textId="64C8D75A" w:rsidR="00606C07" w:rsidRPr="00443B4D" w:rsidRDefault="00606C07" w:rsidP="003E73A9">
            <w:pPr>
              <w:pStyle w:val="P-Regular"/>
              <w:spacing w:before="0" w:after="0" w:line="257" w:lineRule="auto"/>
              <w:rPr>
                <w:rStyle w:val="P-Bold"/>
                <w:b w:val="0"/>
              </w:rPr>
            </w:pPr>
            <w:r w:rsidRPr="00443B4D">
              <w:rPr>
                <w:b/>
                <w:color w:val="auto"/>
              </w:rPr>
              <w:t>Command Locati</w:t>
            </w:r>
            <w:r w:rsidRPr="00443B4D">
              <w:rPr>
                <w:b/>
              </w:rPr>
              <w:t>ons</w:t>
            </w:r>
          </w:p>
        </w:tc>
      </w:tr>
      <w:tr w:rsidR="00FF5E0B" w:rsidRPr="002C7130" w14:paraId="0827EA9E" w14:textId="77777777" w:rsidTr="003E73A9">
        <w:trPr>
          <w:cnfStyle w:val="000000100000" w:firstRow="0" w:lastRow="0" w:firstColumn="0" w:lastColumn="0" w:oddVBand="0" w:evenVBand="0" w:oddHBand="1" w:evenHBand="0" w:firstRowFirstColumn="0" w:firstRowLastColumn="0" w:lastRowFirstColumn="0" w:lastRowLastColumn="0"/>
          <w:cantSplit/>
        </w:trPr>
        <w:tc>
          <w:tcPr>
            <w:tcW w:w="2051" w:type="dxa"/>
            <w:tcBorders>
              <w:top w:val="none" w:sz="0" w:space="0" w:color="auto"/>
              <w:bottom w:val="single" w:sz="4" w:space="0" w:color="auto"/>
              <w:right w:val="none" w:sz="0" w:space="0" w:color="auto"/>
            </w:tcBorders>
            <w:shd w:val="clear" w:color="auto" w:fill="E2EFD9" w:themeFill="accent6" w:themeFillTint="33"/>
          </w:tcPr>
          <w:p w14:paraId="1658001F" w14:textId="0C65F89D" w:rsidR="00FF5E0B" w:rsidRPr="002C7130" w:rsidRDefault="00FF5E0B" w:rsidP="0012046D">
            <w:r>
              <w:t>Ribbon</w:t>
            </w:r>
          </w:p>
        </w:tc>
        <w:tc>
          <w:tcPr>
            <w:tcW w:w="5959" w:type="dxa"/>
            <w:tcBorders>
              <w:top w:val="none" w:sz="0" w:space="0" w:color="auto"/>
              <w:left w:val="none" w:sz="0" w:space="0" w:color="auto"/>
              <w:bottom w:val="single" w:sz="4" w:space="0" w:color="auto"/>
            </w:tcBorders>
            <w:shd w:val="clear" w:color="auto" w:fill="E2EFD9" w:themeFill="accent6" w:themeFillTint="33"/>
          </w:tcPr>
          <w:p w14:paraId="49096301" w14:textId="7C27E4E1" w:rsidR="00FF5E0B" w:rsidRPr="003A43D2" w:rsidRDefault="00FF5E0B" w:rsidP="0012046D">
            <w:pPr>
              <w:rPr>
                <w:rStyle w:val="P-Bold"/>
                <w:b w:val="0"/>
                <w:bCs/>
              </w:rPr>
            </w:pPr>
            <w:r w:rsidRPr="003A43D2">
              <w:t xml:space="preserve">Home | Clipboard | Copy | Copy with </w:t>
            </w:r>
            <w:r w:rsidRPr="00BB1E90">
              <w:t>Base</w:t>
            </w:r>
            <w:r w:rsidR="00BB1E90">
              <w:t xml:space="preserve"> P</w:t>
            </w:r>
            <w:r w:rsidRPr="00BB1E90">
              <w:t>oint</w:t>
            </w:r>
          </w:p>
        </w:tc>
      </w:tr>
      <w:tr w:rsidR="00FF5E0B" w:rsidRPr="002C7130" w14:paraId="0C46A295" w14:textId="77777777" w:rsidTr="003E73A9">
        <w:trPr>
          <w:cantSplit/>
          <w:trHeight w:val="286"/>
        </w:trPr>
        <w:tc>
          <w:tcPr>
            <w:tcW w:w="2051" w:type="dxa"/>
            <w:tcBorders>
              <w:top w:val="single" w:sz="4" w:space="0" w:color="auto"/>
              <w:bottom w:val="single" w:sz="4" w:space="0" w:color="auto"/>
            </w:tcBorders>
            <w:shd w:val="clear" w:color="auto" w:fill="E2EFD9" w:themeFill="accent6" w:themeFillTint="33"/>
          </w:tcPr>
          <w:p w14:paraId="64609607" w14:textId="74F2F579" w:rsidR="00FF5E0B" w:rsidRPr="002C7130" w:rsidRDefault="00FF5E0B" w:rsidP="0012046D">
            <w:r>
              <w:t>Command Line</w:t>
            </w:r>
          </w:p>
        </w:tc>
        <w:tc>
          <w:tcPr>
            <w:tcW w:w="5959" w:type="dxa"/>
            <w:tcBorders>
              <w:top w:val="single" w:sz="4" w:space="0" w:color="auto"/>
              <w:bottom w:val="single" w:sz="4" w:space="0" w:color="auto"/>
            </w:tcBorders>
            <w:shd w:val="clear" w:color="auto" w:fill="E2EFD9" w:themeFill="accent6" w:themeFillTint="33"/>
          </w:tcPr>
          <w:p w14:paraId="686881C0" w14:textId="10961321" w:rsidR="00FF5E0B" w:rsidRPr="003A43D2" w:rsidRDefault="00FF5E0B" w:rsidP="0012046D">
            <w:pPr>
              <w:rPr>
                <w:rStyle w:val="P-Bold"/>
              </w:rPr>
            </w:pPr>
            <w:r w:rsidRPr="009F3686">
              <w:t>COPYBASE (COPYB)</w:t>
            </w:r>
          </w:p>
        </w:tc>
      </w:tr>
      <w:tr w:rsidR="00FF5E0B" w:rsidRPr="002C7130" w14:paraId="1F607F78" w14:textId="77777777" w:rsidTr="003E73A9">
        <w:trPr>
          <w:cnfStyle w:val="000000100000" w:firstRow="0" w:lastRow="0" w:firstColumn="0" w:lastColumn="0" w:oddVBand="0" w:evenVBand="0" w:oddHBand="1" w:evenHBand="0" w:firstRowFirstColumn="0" w:firstRowLastColumn="0" w:lastRowFirstColumn="0" w:lastRowLastColumn="0"/>
          <w:cantSplit/>
          <w:trHeight w:val="286"/>
        </w:trPr>
        <w:tc>
          <w:tcPr>
            <w:tcW w:w="2051" w:type="dxa"/>
            <w:tcBorders>
              <w:top w:val="single" w:sz="4" w:space="0" w:color="auto"/>
              <w:bottom w:val="none" w:sz="0" w:space="0" w:color="auto"/>
              <w:right w:val="none" w:sz="0" w:space="0" w:color="auto"/>
            </w:tcBorders>
            <w:shd w:val="clear" w:color="auto" w:fill="E2EFD9" w:themeFill="accent6" w:themeFillTint="33"/>
          </w:tcPr>
          <w:p w14:paraId="0448AAC7" w14:textId="547163CD" w:rsidR="00FF5E0B" w:rsidRDefault="00A12F3E" w:rsidP="0012046D">
            <w:r w:rsidRPr="0018633A">
              <w:lastRenderedPageBreak/>
              <w:t>Right-</w:t>
            </w:r>
            <w:r w:rsidR="00F630F7" w:rsidRPr="0018633A">
              <w:t>C</w:t>
            </w:r>
            <w:r w:rsidRPr="0018633A">
              <w:t>lick</w:t>
            </w:r>
            <w:r>
              <w:t xml:space="preserve"> </w:t>
            </w:r>
            <w:r w:rsidR="00FF5E0B">
              <w:t>Menu</w:t>
            </w:r>
          </w:p>
        </w:tc>
        <w:tc>
          <w:tcPr>
            <w:tcW w:w="5959" w:type="dxa"/>
            <w:tcBorders>
              <w:top w:val="single" w:sz="4" w:space="0" w:color="auto"/>
              <w:left w:val="none" w:sz="0" w:space="0" w:color="auto"/>
              <w:bottom w:val="none" w:sz="0" w:space="0" w:color="auto"/>
            </w:tcBorders>
            <w:shd w:val="clear" w:color="auto" w:fill="E2EFD9" w:themeFill="accent6" w:themeFillTint="33"/>
          </w:tcPr>
          <w:p w14:paraId="72CC36D5" w14:textId="4A7A7C8B" w:rsidR="00FF5E0B" w:rsidRPr="003A43D2" w:rsidRDefault="00FF5E0B" w:rsidP="0012046D">
            <w:pPr>
              <w:rPr>
                <w:rStyle w:val="P-Bold"/>
              </w:rPr>
            </w:pPr>
            <w:r w:rsidRPr="009F3686">
              <w:t>Clipboard | Copy with Base</w:t>
            </w:r>
            <w:r w:rsidR="008D641D">
              <w:t xml:space="preserve"> P</w:t>
            </w:r>
            <w:r w:rsidRPr="009F3686">
              <w:t>oint</w:t>
            </w:r>
          </w:p>
        </w:tc>
      </w:tr>
    </w:tbl>
    <w:p w14:paraId="07417ED6" w14:textId="77777777" w:rsidR="006F3996" w:rsidRDefault="006F3996" w:rsidP="006F3996">
      <w:pPr>
        <w:pStyle w:val="SP-Editorial"/>
        <w:rPr>
          <w:rStyle w:val="P-URL"/>
        </w:rPr>
      </w:pPr>
      <w:r>
        <w:t>To the PD: Please convert this table into an image.</w:t>
      </w:r>
    </w:p>
    <w:p w14:paraId="5879DA20" w14:textId="546D0708" w:rsidR="00985616" w:rsidRDefault="000000AD" w:rsidP="0012046D">
      <w:pPr>
        <w:pStyle w:val="H2-Heading"/>
      </w:pPr>
      <w:r>
        <w:t>Copy</w:t>
      </w:r>
      <w:r w:rsidR="00985616">
        <w:t xml:space="preserve"> with a </w:t>
      </w:r>
      <w:r w:rsidR="00E645C1">
        <w:t>b</w:t>
      </w:r>
      <w:r w:rsidR="00985616">
        <w:t>ase</w:t>
      </w:r>
      <w:r w:rsidR="008703A9">
        <w:t xml:space="preserve"> </w:t>
      </w:r>
      <w:r w:rsidR="00E645C1">
        <w:t>p</w:t>
      </w:r>
      <w:r w:rsidR="00985616">
        <w:t>oint</w:t>
      </w:r>
    </w:p>
    <w:p w14:paraId="6403BF35" w14:textId="7F983CEF" w:rsidR="00DF4E7D" w:rsidRDefault="00366305" w:rsidP="0012046D">
      <w:pPr>
        <w:pStyle w:val="P-Regular"/>
      </w:pPr>
      <w:r>
        <w:t xml:space="preserve">In this </w:t>
      </w:r>
      <w:r w:rsidR="00611186">
        <w:t>exercise</w:t>
      </w:r>
      <w:r w:rsidR="00D0446B">
        <w:t>,</w:t>
      </w:r>
      <w:r>
        <w:t xml:space="preserve"> </w:t>
      </w:r>
      <w:r w:rsidR="00DF4E7D">
        <w:t xml:space="preserve">we will use the </w:t>
      </w:r>
      <w:r w:rsidR="00DF4E7D" w:rsidRPr="00DE1891">
        <w:rPr>
          <w:rStyle w:val="P-Italics"/>
        </w:rPr>
        <w:t>C</w:t>
      </w:r>
      <w:r w:rsidR="00DF4E7D">
        <w:rPr>
          <w:rStyle w:val="P-Italics"/>
        </w:rPr>
        <w:t>trl</w:t>
      </w:r>
      <w:r w:rsidR="00DF4E7D" w:rsidRPr="00DE1891">
        <w:rPr>
          <w:rStyle w:val="P-Italics"/>
        </w:rPr>
        <w:t xml:space="preserve"> + S</w:t>
      </w:r>
      <w:r w:rsidR="00DF4E7D">
        <w:rPr>
          <w:rStyle w:val="P-Italics"/>
        </w:rPr>
        <w:t>hift</w:t>
      </w:r>
      <w:r w:rsidR="00DF4E7D" w:rsidRPr="00DE1891">
        <w:rPr>
          <w:rStyle w:val="P-Italics"/>
        </w:rPr>
        <w:t xml:space="preserve"> + C</w:t>
      </w:r>
      <w:r w:rsidR="00DF4E7D">
        <w:t xml:space="preserve"> </w:t>
      </w:r>
      <w:r w:rsidR="00E645C1">
        <w:t xml:space="preserve">shortcut </w:t>
      </w:r>
      <w:r w:rsidR="00DF4E7D">
        <w:t xml:space="preserve">to define a base point and copy objects to the clipboard, which is quicker than using the </w:t>
      </w:r>
      <w:r w:rsidR="00DF4E7D" w:rsidRPr="00297ACD">
        <w:rPr>
          <w:rStyle w:val="P-Italics"/>
        </w:rPr>
        <w:t>right-click</w:t>
      </w:r>
      <w:r w:rsidR="00DF4E7D" w:rsidRPr="007E6D65">
        <w:rPr>
          <w:rStyle w:val="P-Italics"/>
        </w:rPr>
        <w:t xml:space="preserve"> </w:t>
      </w:r>
      <w:r w:rsidR="00DF4E7D">
        <w:t>menu to access this command</w:t>
      </w:r>
      <w:r w:rsidR="00872E22">
        <w:t>.</w:t>
      </w:r>
    </w:p>
    <w:p w14:paraId="1F11239D" w14:textId="58DBC614" w:rsidR="00366305" w:rsidRPr="00E74AB6" w:rsidRDefault="00DF4E7D" w:rsidP="0012046D">
      <w:pPr>
        <w:pStyle w:val="L-Numbers"/>
        <w:numPr>
          <w:ilvl w:val="0"/>
          <w:numId w:val="9"/>
        </w:numPr>
        <w:rPr>
          <w:rStyle w:val="P-Code"/>
        </w:rPr>
      </w:pPr>
      <w:r>
        <w:rPr>
          <w:noProof/>
        </w:rPr>
        <w:t xml:space="preserve">Open </w:t>
      </w:r>
      <w:r w:rsidR="00366305">
        <w:t xml:space="preserve">the </w:t>
      </w:r>
      <w:r w:rsidR="00366305" w:rsidRPr="003A43D2">
        <w:rPr>
          <w:rStyle w:val="P-Code"/>
        </w:rPr>
        <w:t>1-</w:t>
      </w:r>
      <w:r>
        <w:rPr>
          <w:rStyle w:val="P-Code"/>
        </w:rPr>
        <w:t>3</w:t>
      </w:r>
      <w:r w:rsidR="00366305" w:rsidRPr="003A43D2">
        <w:rPr>
          <w:rStyle w:val="P-Code"/>
        </w:rPr>
        <w:t>_KNOW YOUR COORDINATES.DWG</w:t>
      </w:r>
      <w:r w:rsidR="00E645C1" w:rsidRPr="00E645C1">
        <w:t xml:space="preserve"> </w:t>
      </w:r>
      <w:r w:rsidR="00E645C1">
        <w:t>file.</w:t>
      </w:r>
    </w:p>
    <w:p w14:paraId="0FA3F957" w14:textId="3CA34105" w:rsidR="00DC6EA6" w:rsidRPr="00B83AF8" w:rsidRDefault="008B06FB" w:rsidP="0012046D">
      <w:pPr>
        <w:pStyle w:val="L-Numbers"/>
        <w:numPr>
          <w:ilvl w:val="0"/>
          <w:numId w:val="9"/>
        </w:numPr>
      </w:pPr>
      <w:r>
        <w:t xml:space="preserve">Select the </w:t>
      </w:r>
      <w:r w:rsidR="00DE1891">
        <w:t>ARROW</w:t>
      </w:r>
      <w:r>
        <w:t xml:space="preserve"> object and </w:t>
      </w:r>
      <w:r w:rsidR="0086321C" w:rsidRPr="008121FB">
        <w:rPr>
          <w:rStyle w:val="P-Italics"/>
        </w:rPr>
        <w:t>right-click</w:t>
      </w:r>
      <w:r w:rsidR="001E1BE5">
        <w:t xml:space="preserve"> </w:t>
      </w:r>
      <w:r>
        <w:t xml:space="preserve">to access the </w:t>
      </w:r>
      <w:r w:rsidR="00F66AC9" w:rsidRPr="00FF67BC">
        <w:rPr>
          <w:rStyle w:val="P-Bold"/>
        </w:rPr>
        <w:t xml:space="preserve">Clipboard | Copy </w:t>
      </w:r>
      <w:proofErr w:type="gramStart"/>
      <w:r w:rsidR="00F66AC9" w:rsidRPr="00FF67BC">
        <w:rPr>
          <w:rStyle w:val="P-Bold"/>
        </w:rPr>
        <w:t>With</w:t>
      </w:r>
      <w:proofErr w:type="gramEnd"/>
      <w:r w:rsidR="000A4DA8">
        <w:rPr>
          <w:rStyle w:val="P-Bold"/>
        </w:rPr>
        <w:t xml:space="preserve"> </w:t>
      </w:r>
      <w:r w:rsidR="00F66AC9" w:rsidRPr="00FF67BC">
        <w:rPr>
          <w:rStyle w:val="P-Bold"/>
        </w:rPr>
        <w:t>Base</w:t>
      </w:r>
      <w:r w:rsidR="00BB1E90">
        <w:rPr>
          <w:rStyle w:val="P-Bold"/>
        </w:rPr>
        <w:t xml:space="preserve"> P</w:t>
      </w:r>
      <w:r w:rsidR="00F66AC9" w:rsidRPr="00FF67BC">
        <w:rPr>
          <w:rStyle w:val="P-Bold"/>
        </w:rPr>
        <w:t>oint</w:t>
      </w:r>
      <w:r w:rsidRPr="00B83AF8">
        <w:t xml:space="preserve"> command.</w:t>
      </w:r>
    </w:p>
    <w:p w14:paraId="5295F3AD" w14:textId="4C9FA3BB" w:rsidR="008B06FB" w:rsidRDefault="00A52F12" w:rsidP="0012046D">
      <w:pPr>
        <w:pStyle w:val="L-Numbers"/>
        <w:numPr>
          <w:ilvl w:val="0"/>
          <w:numId w:val="9"/>
        </w:numPr>
      </w:pPr>
      <w:r>
        <w:t>U</w:t>
      </w:r>
      <w:r w:rsidR="008B06FB">
        <w:t xml:space="preserve">sing </w:t>
      </w:r>
      <w:r w:rsidR="00F66AC9">
        <w:t xml:space="preserve">the </w:t>
      </w:r>
      <w:r w:rsidR="002E5ECA">
        <w:t>ENDPOINT</w:t>
      </w:r>
      <w:r w:rsidR="00F66AC9">
        <w:t xml:space="preserve"> </w:t>
      </w:r>
      <w:proofErr w:type="spellStart"/>
      <w:r w:rsidR="001C7A69">
        <w:t>osnap</w:t>
      </w:r>
      <w:proofErr w:type="spellEnd"/>
      <w:r>
        <w:t xml:space="preserve">, </w:t>
      </w:r>
      <w:r w:rsidR="0086321C" w:rsidRPr="007456B4">
        <w:rPr>
          <w:rStyle w:val="P-Italics"/>
        </w:rPr>
        <w:t>left-click</w:t>
      </w:r>
      <w:r w:rsidR="002E5ECA">
        <w:t xml:space="preserve"> </w:t>
      </w:r>
      <w:r w:rsidR="008B06FB">
        <w:t>at the tip of the arrowhead</w:t>
      </w:r>
      <w:r>
        <w:t xml:space="preserve"> to define the base</w:t>
      </w:r>
      <w:r w:rsidR="00274F5A">
        <w:t xml:space="preserve"> </w:t>
      </w:r>
      <w:r>
        <w:t>point</w:t>
      </w:r>
      <w:r w:rsidR="008B06FB">
        <w:t>.</w:t>
      </w:r>
    </w:p>
    <w:p w14:paraId="779AF167" w14:textId="5F98175E" w:rsidR="00F66AC9" w:rsidRDefault="0086321C" w:rsidP="0012046D">
      <w:pPr>
        <w:pStyle w:val="L-Numbers"/>
        <w:numPr>
          <w:ilvl w:val="0"/>
          <w:numId w:val="9"/>
        </w:numPr>
      </w:pPr>
      <w:r>
        <w:t>Next, u</w:t>
      </w:r>
      <w:r w:rsidR="008E53D2">
        <w:t xml:space="preserve">se the </w:t>
      </w:r>
      <w:r w:rsidR="008E53D2" w:rsidRPr="00DE1891">
        <w:rPr>
          <w:rStyle w:val="P-Italics"/>
        </w:rPr>
        <w:t>C</w:t>
      </w:r>
      <w:r w:rsidR="00F66AC9">
        <w:rPr>
          <w:rStyle w:val="P-Italics"/>
        </w:rPr>
        <w:t>trl</w:t>
      </w:r>
      <w:r w:rsidR="00F66AC9" w:rsidRPr="00DE1891">
        <w:rPr>
          <w:rStyle w:val="P-Italics"/>
        </w:rPr>
        <w:t xml:space="preserve"> </w:t>
      </w:r>
      <w:r w:rsidR="008E53D2" w:rsidRPr="00DE1891">
        <w:rPr>
          <w:rStyle w:val="P-Italics"/>
        </w:rPr>
        <w:t>+</w:t>
      </w:r>
      <w:r w:rsidR="00F66AC9" w:rsidRPr="00DE1891">
        <w:rPr>
          <w:rStyle w:val="P-Italics"/>
        </w:rPr>
        <w:t xml:space="preserve"> </w:t>
      </w:r>
      <w:r w:rsidR="008E53D2" w:rsidRPr="00DE1891">
        <w:rPr>
          <w:rStyle w:val="P-Italics"/>
        </w:rPr>
        <w:t>V</w:t>
      </w:r>
      <w:r w:rsidR="008E53D2">
        <w:t xml:space="preserve"> </w:t>
      </w:r>
      <w:r w:rsidR="00E645C1">
        <w:t xml:space="preserve">shortcut </w:t>
      </w:r>
      <w:r w:rsidR="008E53D2">
        <w:t>to PASTE the clipboard contents into the drawing using the newly defined base</w:t>
      </w:r>
      <w:r w:rsidR="00274F5A">
        <w:t xml:space="preserve"> </w:t>
      </w:r>
      <w:r w:rsidR="008E53D2">
        <w:t>point.</w:t>
      </w:r>
    </w:p>
    <w:p w14:paraId="09B9894A" w14:textId="77777777" w:rsidR="0086321C" w:rsidRDefault="00743A88" w:rsidP="0086321C">
      <w:pPr>
        <w:pStyle w:val="P-CalloutHeading"/>
      </w:pPr>
      <w:r>
        <w:t>Note</w:t>
      </w:r>
    </w:p>
    <w:p w14:paraId="682C7AB1" w14:textId="0D78EC1C" w:rsidR="00497712" w:rsidRDefault="00497712" w:rsidP="0012046D">
      <w:pPr>
        <w:pStyle w:val="P-Callout"/>
      </w:pPr>
      <w:r>
        <w:t xml:space="preserve">You </w:t>
      </w:r>
      <w:r w:rsidR="00E70C30">
        <w:t>c</w:t>
      </w:r>
      <w:r>
        <w:t xml:space="preserve">an also use the </w:t>
      </w:r>
      <w:r w:rsidR="00F66AC9" w:rsidRPr="00743A88">
        <w:rPr>
          <w:rStyle w:val="P-Italics"/>
        </w:rPr>
        <w:t>Ctrl + Shift + X</w:t>
      </w:r>
      <w:r>
        <w:t xml:space="preserve"> </w:t>
      </w:r>
      <w:r w:rsidR="00E645C1">
        <w:t xml:space="preserve">shortcut </w:t>
      </w:r>
      <w:r>
        <w:t>to CUT objects</w:t>
      </w:r>
      <w:r w:rsidR="00DE1891">
        <w:t xml:space="preserve"> from a </w:t>
      </w:r>
      <w:r w:rsidR="00DE1891" w:rsidRPr="0086321C">
        <w:t>drawing</w:t>
      </w:r>
      <w:r w:rsidRPr="0086321C">
        <w:t xml:space="preserve"> </w:t>
      </w:r>
      <w:r w:rsidR="0086321C">
        <w:t>to</w:t>
      </w:r>
      <w:r w:rsidRPr="0086321C">
        <w:t xml:space="preserve"> the</w:t>
      </w:r>
      <w:r w:rsidR="0086321C">
        <w:t xml:space="preserve"> </w:t>
      </w:r>
      <w:r>
        <w:t xml:space="preserve">clipboard and define a </w:t>
      </w:r>
      <w:r w:rsidR="00F66AC9">
        <w:t>base</w:t>
      </w:r>
      <w:r w:rsidR="00F96322">
        <w:t xml:space="preserve"> </w:t>
      </w:r>
      <w:r w:rsidR="00F66AC9">
        <w:t>point</w:t>
      </w:r>
      <w:r>
        <w:t>.</w:t>
      </w:r>
    </w:p>
    <w:p w14:paraId="4E74F5C3" w14:textId="4474BA9D" w:rsidR="00985616" w:rsidRDefault="00985616" w:rsidP="0012046D">
      <w:pPr>
        <w:pStyle w:val="H2-Heading"/>
      </w:pPr>
      <w:r>
        <w:t xml:space="preserve">Paste and </w:t>
      </w:r>
      <w:r w:rsidR="00E645C1">
        <w:t>r</w:t>
      </w:r>
      <w:r>
        <w:t>otate</w:t>
      </w:r>
      <w:r w:rsidR="00BE2440">
        <w:t xml:space="preserve"> from the </w:t>
      </w:r>
      <w:r w:rsidR="00CB2F6E">
        <w:t>Clipboard</w:t>
      </w:r>
    </w:p>
    <w:p w14:paraId="34817C12" w14:textId="5E2A6DAC" w:rsidR="0002521B" w:rsidRDefault="0002521B" w:rsidP="00ED755E">
      <w:r>
        <w:t xml:space="preserve">Another clipboard option that is “hidden” from many users is the ability to </w:t>
      </w:r>
      <w:r w:rsidR="00EF20EC">
        <w:t xml:space="preserve">rotate </w:t>
      </w:r>
      <w:r>
        <w:t xml:space="preserve">the clipboard contents during </w:t>
      </w:r>
      <w:r w:rsidR="00ED1F8B" w:rsidRPr="00ED755E">
        <w:t>PASTE</w:t>
      </w:r>
      <w:r w:rsidR="00ED1F8B">
        <w:t xml:space="preserve"> </w:t>
      </w:r>
      <w:r>
        <w:t>operation</w:t>
      </w:r>
      <w:r w:rsidR="004A4592">
        <w:t>.</w:t>
      </w:r>
    </w:p>
    <w:p w14:paraId="05929D7B" w14:textId="4F6E5FFD" w:rsidR="0002521B" w:rsidRDefault="0002521B" w:rsidP="0012046D">
      <w:pPr>
        <w:pStyle w:val="L-Numbers"/>
        <w:numPr>
          <w:ilvl w:val="0"/>
          <w:numId w:val="31"/>
        </w:numPr>
      </w:pPr>
      <w:r>
        <w:t xml:space="preserve">Continue using the </w:t>
      </w:r>
      <w:r w:rsidRPr="003A43D2">
        <w:rPr>
          <w:rStyle w:val="P-Code"/>
        </w:rPr>
        <w:t>1-</w:t>
      </w:r>
      <w:r w:rsidR="000C1DC6" w:rsidRPr="003A43D2">
        <w:rPr>
          <w:rStyle w:val="P-Code"/>
        </w:rPr>
        <w:t>3</w:t>
      </w:r>
      <w:r w:rsidR="008B52E9" w:rsidRPr="003A43D2">
        <w:rPr>
          <w:rStyle w:val="P-Code"/>
        </w:rPr>
        <w:t>_</w:t>
      </w:r>
      <w:r w:rsidRPr="003A43D2">
        <w:rPr>
          <w:rStyle w:val="P-Code"/>
        </w:rPr>
        <w:t>SMARTER CLIPBOARD.DWG</w:t>
      </w:r>
      <w:r w:rsidR="00E645C1" w:rsidRPr="00E645C1">
        <w:t xml:space="preserve"> </w:t>
      </w:r>
      <w:r w:rsidR="00E645C1">
        <w:t>file</w:t>
      </w:r>
      <w:r w:rsidR="00EF20EC" w:rsidRPr="003A43D2">
        <w:t>.</w:t>
      </w:r>
    </w:p>
    <w:p w14:paraId="2280CECA" w14:textId="1D0E9959" w:rsidR="00555CA1" w:rsidRPr="007E6D65" w:rsidRDefault="000000AD" w:rsidP="0012046D">
      <w:pPr>
        <w:pStyle w:val="L-Numbers"/>
        <w:rPr>
          <w:rStyle w:val="P-Italics"/>
        </w:rPr>
      </w:pPr>
      <w:r>
        <w:t xml:space="preserve">Use the </w:t>
      </w:r>
      <w:r w:rsidR="00EF20EC">
        <w:rPr>
          <w:rStyle w:val="P-Italics"/>
        </w:rPr>
        <w:t>C</w:t>
      </w:r>
      <w:r w:rsidR="00EF20EC" w:rsidRPr="0020413C">
        <w:rPr>
          <w:rStyle w:val="P-Italics"/>
        </w:rPr>
        <w:t xml:space="preserve">trl + </w:t>
      </w:r>
      <w:r w:rsidR="00EF20EC">
        <w:rPr>
          <w:rStyle w:val="P-Italics"/>
        </w:rPr>
        <w:t>V</w:t>
      </w:r>
      <w:r w:rsidR="00EF20EC">
        <w:t xml:space="preserve"> </w:t>
      </w:r>
      <w:r w:rsidR="00E645C1">
        <w:t xml:space="preserve">shortcut </w:t>
      </w:r>
      <w:r>
        <w:t xml:space="preserve">to PASTE the </w:t>
      </w:r>
      <w:r w:rsidR="0020413C">
        <w:t xml:space="preserve">ARROW </w:t>
      </w:r>
      <w:r>
        <w:t>graphics again, and key</w:t>
      </w:r>
      <w:r w:rsidR="00EF20EC">
        <w:t xml:space="preserve"> </w:t>
      </w:r>
      <w:r>
        <w:t xml:space="preserve">in </w:t>
      </w:r>
      <w:r w:rsidRPr="00B839DB">
        <w:rPr>
          <w:rStyle w:val="P-Code"/>
          <w:b/>
          <w:bCs/>
        </w:rPr>
        <w:t>R</w:t>
      </w:r>
      <w:r>
        <w:t xml:space="preserve"> to pre-define the desired angle of </w:t>
      </w:r>
      <w:r w:rsidRPr="000803E9">
        <w:t xml:space="preserve">the </w:t>
      </w:r>
      <w:r w:rsidR="00CE1D2F" w:rsidRPr="000803E9">
        <w:t xml:space="preserve">ARROW </w:t>
      </w:r>
      <w:r w:rsidRPr="000803E9">
        <w:t>graphics</w:t>
      </w:r>
      <w:r w:rsidR="005C6718">
        <w:t xml:space="preserve">. </w:t>
      </w:r>
    </w:p>
    <w:p w14:paraId="4FEF7FDA" w14:textId="77777777" w:rsidR="006D5D52" w:rsidRDefault="00CF01AA" w:rsidP="006D5D52">
      <w:pPr>
        <w:pStyle w:val="P-CalloutHeading"/>
      </w:pPr>
      <w:r>
        <w:t>Note</w:t>
      </w:r>
    </w:p>
    <w:p w14:paraId="730AC7E5" w14:textId="4E8B7A79" w:rsidR="000000AD" w:rsidRDefault="00B839DB" w:rsidP="0012046D">
      <w:pPr>
        <w:pStyle w:val="P-Callout"/>
      </w:pPr>
      <w:r>
        <w:lastRenderedPageBreak/>
        <w:t xml:space="preserve">The “R” command option is </w:t>
      </w:r>
      <w:r w:rsidR="00555CA1" w:rsidRPr="00555CA1">
        <w:t xml:space="preserve">“hidden” and is NOT displayed in the </w:t>
      </w:r>
      <w:r w:rsidR="00D87D43">
        <w:t>Command Line</w:t>
      </w:r>
      <w:r w:rsidR="00EF20EC" w:rsidRPr="00555CA1">
        <w:t xml:space="preserve"> but</w:t>
      </w:r>
      <w:r w:rsidR="00555CA1" w:rsidRPr="00555CA1">
        <w:t xml:space="preserve"> is available to use.</w:t>
      </w:r>
    </w:p>
    <w:p w14:paraId="0883C0A8" w14:textId="6FC2F338" w:rsidR="000000AD" w:rsidRDefault="00B53062" w:rsidP="0012046D">
      <w:pPr>
        <w:pStyle w:val="L-Numbers"/>
      </w:pPr>
      <w:r>
        <w:t xml:space="preserve">Key in </w:t>
      </w:r>
      <w:r w:rsidRPr="0012046D">
        <w:rPr>
          <w:rStyle w:val="P-Code"/>
          <w:b/>
          <w:bCs/>
        </w:rPr>
        <w:t>90</w:t>
      </w:r>
      <w:r>
        <w:t xml:space="preserve"> to rotate the new ARROW graphics</w:t>
      </w:r>
      <w:r w:rsidR="007A4489">
        <w:t xml:space="preserve"> 90 degrees and </w:t>
      </w:r>
      <w:r w:rsidR="0080662A" w:rsidRPr="008121FB">
        <w:rPr>
          <w:rStyle w:val="P-Italics"/>
        </w:rPr>
        <w:t>left-</w:t>
      </w:r>
      <w:r w:rsidR="0080662A" w:rsidRPr="00C16FD3">
        <w:rPr>
          <w:rStyle w:val="P-Italics"/>
        </w:rPr>
        <w:t>click</w:t>
      </w:r>
      <w:r w:rsidR="00165E0C">
        <w:t xml:space="preserve"> in the drawing view to place the </w:t>
      </w:r>
      <w:r w:rsidR="00520109">
        <w:t xml:space="preserve">new </w:t>
      </w:r>
      <w:r w:rsidR="00165E0C">
        <w:t>rotated graphics.</w:t>
      </w:r>
      <w:r w:rsidR="0071407B" w:rsidRPr="0071407B">
        <w:t xml:space="preserve"> </w:t>
      </w:r>
    </w:p>
    <w:p w14:paraId="4547147E" w14:textId="1625E217" w:rsidR="00B27EC5" w:rsidRDefault="00B27EC5" w:rsidP="00656E98">
      <w:pPr>
        <w:pStyle w:val="IMG-Caption"/>
      </w:pPr>
      <w:r>
        <w:rPr>
          <w:noProof/>
        </w:rPr>
        <w:drawing>
          <wp:inline distT="0" distB="0" distL="0" distR="0" wp14:anchorId="465F4E4B" wp14:editId="6E654665">
            <wp:extent cx="1783080" cy="932688"/>
            <wp:effectExtent l="0" t="0" r="7620" b="1270"/>
            <wp:docPr id="176862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28540" name="Picture 1"/>
                    <pic:cNvPicPr>
                      <a:picLocks noChangeAspect="1"/>
                    </pic:cNvPicPr>
                  </pic:nvPicPr>
                  <pic:blipFill>
                    <a:blip r:embed="rId31"/>
                    <a:stretch>
                      <a:fillRect/>
                    </a:stretch>
                  </pic:blipFill>
                  <pic:spPr>
                    <a:xfrm>
                      <a:off x="0" y="0"/>
                      <a:ext cx="1783080" cy="932688"/>
                    </a:xfrm>
                    <a:prstGeom prst="rect">
                      <a:avLst/>
                    </a:prstGeom>
                  </pic:spPr>
                </pic:pic>
              </a:graphicData>
            </a:graphic>
          </wp:inline>
        </w:drawing>
      </w:r>
    </w:p>
    <w:p w14:paraId="14EEB112" w14:textId="0E8A21C8" w:rsidR="00B27EC5" w:rsidRPr="00202C19" w:rsidRDefault="00B27EC5" w:rsidP="00656E98">
      <w:pPr>
        <w:pStyle w:val="IMG-Caption"/>
        <w:rPr>
          <w:noProof/>
        </w:rPr>
      </w:pPr>
      <w:r>
        <w:t>Figure 1.</w:t>
      </w:r>
      <w:r w:rsidR="005603E2">
        <w:fldChar w:fldCharType="begin"/>
      </w:r>
      <w:r w:rsidR="005603E2">
        <w:instrText xml:space="preserve"> SEQ Figure \* ARABIC </w:instrText>
      </w:r>
      <w:r w:rsidR="005603E2">
        <w:fldChar w:fldCharType="separate"/>
      </w:r>
      <w:r w:rsidR="00A63E4E">
        <w:rPr>
          <w:noProof/>
        </w:rPr>
        <w:t>9</w:t>
      </w:r>
      <w:r w:rsidR="005603E2">
        <w:fldChar w:fldCharType="end"/>
      </w:r>
      <w:r>
        <w:t>: Paste and Rotate</w:t>
      </w:r>
    </w:p>
    <w:p w14:paraId="3C5FAA8D" w14:textId="21EFE39F" w:rsidR="0080662A" w:rsidRDefault="00345B04" w:rsidP="0012046D">
      <w:pPr>
        <w:pStyle w:val="H2-Heading"/>
      </w:pPr>
      <w:r>
        <w:t xml:space="preserve">Paste </w:t>
      </w:r>
      <w:r w:rsidR="002D19F3">
        <w:t xml:space="preserve">as a </w:t>
      </w:r>
      <w:r w:rsidR="00E645C1">
        <w:t>b</w:t>
      </w:r>
      <w:r w:rsidR="002D19F3">
        <w:t>lock</w:t>
      </w:r>
      <w:r>
        <w:t xml:space="preserve"> from the </w:t>
      </w:r>
      <w:r w:rsidR="00402E0F">
        <w:t>Clipboard</w:t>
      </w:r>
    </w:p>
    <w:p w14:paraId="65EA63F1" w14:textId="7177758D" w:rsidR="0002521B" w:rsidRDefault="007D36F6" w:rsidP="0012046D">
      <w:pPr>
        <w:pStyle w:val="P-Regular"/>
      </w:pPr>
      <w:r>
        <w:t xml:space="preserve">In this exercise, we will continue to use </w:t>
      </w:r>
      <w:r w:rsidR="00914F85">
        <w:t xml:space="preserve">PASTE </w:t>
      </w:r>
      <w:r w:rsidR="00A849EF">
        <w:t xml:space="preserve">from </w:t>
      </w:r>
      <w:r w:rsidR="0002521B">
        <w:t xml:space="preserve">the clipboard contents and convert all graphics </w:t>
      </w:r>
      <w:r w:rsidR="001D008B">
        <w:t>as</w:t>
      </w:r>
      <w:r w:rsidR="0002521B">
        <w:t xml:space="preserve"> a </w:t>
      </w:r>
      <w:r w:rsidR="00914F85">
        <w:t xml:space="preserve">BLOCK </w:t>
      </w:r>
      <w:r w:rsidR="001D008B">
        <w:t xml:space="preserve">object </w:t>
      </w:r>
      <w:r w:rsidR="00914F85">
        <w:t>during the PASTE process</w:t>
      </w:r>
      <w:r w:rsidR="00E645C1">
        <w:t>:</w:t>
      </w:r>
    </w:p>
    <w:p w14:paraId="1775F175" w14:textId="19E691AB" w:rsidR="0002521B" w:rsidRPr="00E37CAA" w:rsidRDefault="0002521B" w:rsidP="0012046D">
      <w:pPr>
        <w:pStyle w:val="L-Numbers"/>
        <w:numPr>
          <w:ilvl w:val="0"/>
          <w:numId w:val="11"/>
        </w:numPr>
      </w:pPr>
      <w:r>
        <w:t xml:space="preserve">Continue using the </w:t>
      </w:r>
      <w:r w:rsidRPr="003A43D2">
        <w:rPr>
          <w:rStyle w:val="P-Code"/>
        </w:rPr>
        <w:t>1-</w:t>
      </w:r>
      <w:r w:rsidR="000C1DC6" w:rsidRPr="003A43D2">
        <w:rPr>
          <w:rStyle w:val="P-Code"/>
        </w:rPr>
        <w:t>3</w:t>
      </w:r>
      <w:r w:rsidR="008B52E9" w:rsidRPr="003A43D2">
        <w:rPr>
          <w:rStyle w:val="P-Code"/>
        </w:rPr>
        <w:t>_</w:t>
      </w:r>
      <w:r w:rsidRPr="003A43D2">
        <w:rPr>
          <w:rStyle w:val="P-Code"/>
        </w:rPr>
        <w:t>SMARTER CLIPBOARD.DWG</w:t>
      </w:r>
      <w:r w:rsidR="00E645C1" w:rsidRPr="00E645C1">
        <w:t xml:space="preserve"> </w:t>
      </w:r>
      <w:r w:rsidR="00E645C1">
        <w:t>file</w:t>
      </w:r>
      <w:r w:rsidR="00EF20EC" w:rsidRPr="003A43D2">
        <w:t>.</w:t>
      </w:r>
    </w:p>
    <w:p w14:paraId="2D944122" w14:textId="2359AE7F" w:rsidR="0002521B" w:rsidRDefault="0002521B" w:rsidP="0012046D">
      <w:pPr>
        <w:pStyle w:val="L-Numbers"/>
      </w:pPr>
      <w:r>
        <w:t xml:space="preserve">Use the </w:t>
      </w:r>
      <w:r w:rsidRPr="00F71481">
        <w:rPr>
          <w:rStyle w:val="P-Italics"/>
        </w:rPr>
        <w:t>C</w:t>
      </w:r>
      <w:r w:rsidR="00EF20EC">
        <w:rPr>
          <w:rStyle w:val="P-Italics"/>
        </w:rPr>
        <w:t>trl</w:t>
      </w:r>
      <w:r w:rsidR="00EF20EC" w:rsidRPr="00F71481">
        <w:rPr>
          <w:rStyle w:val="P-Italics"/>
        </w:rPr>
        <w:t xml:space="preserve"> </w:t>
      </w:r>
      <w:r w:rsidRPr="00F71481">
        <w:rPr>
          <w:rStyle w:val="P-Italics"/>
        </w:rPr>
        <w:t>+</w:t>
      </w:r>
      <w:r w:rsidR="00EF20EC" w:rsidRPr="00F71481">
        <w:rPr>
          <w:rStyle w:val="P-Italics"/>
        </w:rPr>
        <w:t xml:space="preserve"> </w:t>
      </w:r>
      <w:r w:rsidRPr="00F71481">
        <w:rPr>
          <w:rStyle w:val="P-Italics"/>
        </w:rPr>
        <w:t>S</w:t>
      </w:r>
      <w:r w:rsidR="00EF20EC">
        <w:rPr>
          <w:rStyle w:val="P-Italics"/>
        </w:rPr>
        <w:t>hift</w:t>
      </w:r>
      <w:r w:rsidR="00EF20EC" w:rsidRPr="00F71481">
        <w:rPr>
          <w:rStyle w:val="P-Italics"/>
        </w:rPr>
        <w:t xml:space="preserve"> </w:t>
      </w:r>
      <w:r w:rsidRPr="00F71481">
        <w:rPr>
          <w:rStyle w:val="P-Italics"/>
        </w:rPr>
        <w:t>+</w:t>
      </w:r>
      <w:r w:rsidR="00EF20EC" w:rsidRPr="00F71481">
        <w:rPr>
          <w:rStyle w:val="P-Italics"/>
        </w:rPr>
        <w:t xml:space="preserve"> </w:t>
      </w:r>
      <w:r w:rsidRPr="00F71481">
        <w:rPr>
          <w:rStyle w:val="P-Italics"/>
        </w:rPr>
        <w:t>V</w:t>
      </w:r>
      <w:r w:rsidRPr="003D597A">
        <w:t xml:space="preserve"> </w:t>
      </w:r>
      <w:r w:rsidR="00E645C1">
        <w:t>shortcut</w:t>
      </w:r>
      <w:r w:rsidR="00E645C1" w:rsidRPr="007443AE">
        <w:t xml:space="preserve"> </w:t>
      </w:r>
      <w:r>
        <w:t>to PASTE the clipboard graphics as a BLOCK</w:t>
      </w:r>
      <w:r w:rsidR="00D55413">
        <w:t>.</w:t>
      </w:r>
    </w:p>
    <w:p w14:paraId="1288713C" w14:textId="0EE5A1FB" w:rsidR="004A6DD5" w:rsidRDefault="00D55413" w:rsidP="0012046D">
      <w:pPr>
        <w:pStyle w:val="L-Numbers"/>
      </w:pPr>
      <w:r>
        <w:t xml:space="preserve">The resulting </w:t>
      </w:r>
      <w:r w:rsidR="000E0215">
        <w:t xml:space="preserve">BLOCK </w:t>
      </w:r>
      <w:r>
        <w:t xml:space="preserve">object will </w:t>
      </w:r>
      <w:r w:rsidR="000E0215">
        <w:t>be</w:t>
      </w:r>
      <w:r>
        <w:t xml:space="preserve"> a</w:t>
      </w:r>
      <w:r w:rsidR="00C62061">
        <w:t xml:space="preserve">n ANONYMOUS BLOCK </w:t>
      </w:r>
      <w:r w:rsidR="000E0215">
        <w:t xml:space="preserve">with an </w:t>
      </w:r>
      <w:r w:rsidR="00C62061" w:rsidRPr="003A43D2">
        <w:rPr>
          <w:rStyle w:val="P-Bold"/>
        </w:rPr>
        <w:t>A$C…</w:t>
      </w:r>
      <w:r w:rsidR="00C62061" w:rsidRPr="000E0215">
        <w:rPr>
          <w:rStyle w:val="P-Bold"/>
        </w:rPr>
        <w:t>.</w:t>
      </w:r>
      <w:r w:rsidR="00C62061">
        <w:t xml:space="preserve"> block name</w:t>
      </w:r>
      <w:r w:rsidR="005C6718">
        <w:t xml:space="preserve">. </w:t>
      </w:r>
    </w:p>
    <w:p w14:paraId="5B73F722" w14:textId="57E34832" w:rsidR="0081722B" w:rsidRDefault="0081722B" w:rsidP="0012046D">
      <w:pPr>
        <w:pStyle w:val="L-Numbers"/>
      </w:pPr>
      <w:r>
        <w:t xml:space="preserve">Using the Command Line, key in </w:t>
      </w:r>
      <w:r w:rsidRPr="005050C2">
        <w:rPr>
          <w:rStyle w:val="P-Code"/>
          <w:b/>
          <w:bCs/>
        </w:rPr>
        <w:t>RENAME</w:t>
      </w:r>
      <w:r>
        <w:t xml:space="preserve"> to give this new block a logical name.</w:t>
      </w:r>
    </w:p>
    <w:p w14:paraId="122E1EFA" w14:textId="77777777" w:rsidR="005050C2" w:rsidRDefault="005050C2">
      <w:r>
        <w:br w:type="page"/>
      </w:r>
    </w:p>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0C4774" w:rsidRPr="00731675" w14:paraId="11FD0717" w14:textId="77777777" w:rsidTr="00E524B0">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32B81AE3" w14:textId="2A5ECEBE" w:rsidR="000C4774" w:rsidRPr="00731675" w:rsidRDefault="000C4774" w:rsidP="0012046D">
            <w:pPr>
              <w:rPr>
                <w:rStyle w:val="P-Bold"/>
              </w:rPr>
            </w:pPr>
            <w:r w:rsidRPr="00731675">
              <w:rPr>
                <w:rFonts w:eastAsia="Arial"/>
                <w:b/>
                <w:color w:val="auto"/>
                <w:lang w:val="en"/>
              </w:rPr>
              <w:lastRenderedPageBreak/>
              <w:t>RENAME</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5BEC4417" w14:textId="77777777" w:rsidR="000C4774" w:rsidRPr="00731675" w:rsidRDefault="000C4774" w:rsidP="0012046D">
            <w:pPr>
              <w:rPr>
                <w:rStyle w:val="P-Bold"/>
              </w:rPr>
            </w:pPr>
            <w:r w:rsidRPr="00731675">
              <w:rPr>
                <w:rFonts w:eastAsia="Arial"/>
                <w:b/>
                <w:color w:val="auto"/>
                <w:lang w:val="en"/>
              </w:rPr>
              <w:t>Command Locations</w:t>
            </w:r>
          </w:p>
        </w:tc>
      </w:tr>
      <w:tr w:rsidR="000C4774" w:rsidRPr="002C7130" w14:paraId="2B1FBB57" w14:textId="77777777" w:rsidTr="00E524B0">
        <w:trPr>
          <w:cnfStyle w:val="000000100000" w:firstRow="0" w:lastRow="0" w:firstColumn="0" w:lastColumn="0" w:oddVBand="0" w:evenVBand="0" w:oddHBand="1" w:evenHBand="0" w:firstRowFirstColumn="0" w:firstRowLastColumn="0" w:lastRowFirstColumn="0" w:lastRowLastColumn="0"/>
          <w:cantSplit/>
        </w:trPr>
        <w:tc>
          <w:tcPr>
            <w:tcW w:w="2051" w:type="dxa"/>
            <w:shd w:val="clear" w:color="auto" w:fill="E2EFD9" w:themeFill="accent6" w:themeFillTint="33"/>
          </w:tcPr>
          <w:p w14:paraId="4C02FB77" w14:textId="77777777" w:rsidR="000C4774" w:rsidRDefault="000C4774" w:rsidP="0012046D">
            <w:r>
              <w:t>Command Line</w:t>
            </w:r>
          </w:p>
        </w:tc>
        <w:tc>
          <w:tcPr>
            <w:tcW w:w="5869" w:type="dxa"/>
            <w:shd w:val="clear" w:color="auto" w:fill="E2EFD9" w:themeFill="accent6" w:themeFillTint="33"/>
          </w:tcPr>
          <w:p w14:paraId="2975E6B0" w14:textId="70C12025" w:rsidR="000C4774" w:rsidRDefault="000C4774" w:rsidP="0012046D">
            <w:r>
              <w:t>RENAME (REN)</w:t>
            </w:r>
          </w:p>
        </w:tc>
      </w:tr>
    </w:tbl>
    <w:p w14:paraId="6999613D" w14:textId="77777777" w:rsidR="00262BEE" w:rsidRDefault="00262BEE" w:rsidP="00262BEE">
      <w:pPr>
        <w:pStyle w:val="SP-Editorial"/>
        <w:rPr>
          <w:rStyle w:val="P-URL"/>
        </w:rPr>
      </w:pPr>
      <w:r>
        <w:t>To the PD: Please convert this table into an image.</w:t>
      </w:r>
    </w:p>
    <w:p w14:paraId="683E2007" w14:textId="7FC527B0" w:rsidR="000C4774" w:rsidRPr="000C4774" w:rsidRDefault="004E2EE6" w:rsidP="0018633A">
      <w:pPr>
        <w:pStyle w:val="IMG-Caption"/>
      </w:pPr>
      <w:r>
        <w:rPr>
          <w:noProof/>
        </w:rPr>
        <w:drawing>
          <wp:inline distT="0" distB="0" distL="0" distR="0" wp14:anchorId="49908FA3" wp14:editId="479970E6">
            <wp:extent cx="4140835" cy="3142615"/>
            <wp:effectExtent l="0" t="0" r="0" b="0"/>
            <wp:docPr id="1538329533"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29533" name="Picture 2" descr="A screenshot of a computer&#10;&#10;Description automatically generated with medium confidence"/>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40835" cy="3142615"/>
                    </a:xfrm>
                    <a:prstGeom prst="rect">
                      <a:avLst/>
                    </a:prstGeom>
                  </pic:spPr>
                </pic:pic>
              </a:graphicData>
            </a:graphic>
          </wp:inline>
        </w:drawing>
      </w:r>
    </w:p>
    <w:p w14:paraId="7B2F625D" w14:textId="4BC05A13" w:rsidR="006418A0" w:rsidRPr="00202C19" w:rsidRDefault="006418A0" w:rsidP="00F85B1C">
      <w:pPr>
        <w:pStyle w:val="IMG-Caption"/>
        <w:rPr>
          <w:noProof/>
        </w:rPr>
      </w:pPr>
      <w:r>
        <w:t>Figure 1</w:t>
      </w:r>
      <w:r w:rsidR="005603E2">
        <w:t>.</w:t>
      </w:r>
      <w:r w:rsidR="005603E2">
        <w:fldChar w:fldCharType="begin"/>
      </w:r>
      <w:r w:rsidR="005603E2">
        <w:instrText xml:space="preserve"> SEQ Figure \* ARABIC </w:instrText>
      </w:r>
      <w:r w:rsidR="005603E2">
        <w:fldChar w:fldCharType="separate"/>
      </w:r>
      <w:r w:rsidR="00A63E4E">
        <w:rPr>
          <w:noProof/>
        </w:rPr>
        <w:t>10</w:t>
      </w:r>
      <w:r w:rsidR="005603E2">
        <w:fldChar w:fldCharType="end"/>
      </w:r>
      <w:r>
        <w:t>: Renaming the Block</w:t>
      </w:r>
    </w:p>
    <w:p w14:paraId="6D3725FF" w14:textId="47645384" w:rsidR="00611186" w:rsidRDefault="00611186" w:rsidP="0012046D">
      <w:pPr>
        <w:pStyle w:val="P-Regular"/>
      </w:pPr>
      <w:r>
        <w:t xml:space="preserve">Upon </w:t>
      </w:r>
      <w:r w:rsidR="00C13ACE">
        <w:t>completing</w:t>
      </w:r>
      <w:r>
        <w:t xml:space="preserve"> this </w:t>
      </w:r>
      <w:r w:rsidR="0055402B">
        <w:t>section</w:t>
      </w:r>
      <w:r>
        <w:t xml:space="preserve">, you should be able to </w:t>
      </w:r>
      <w:r w:rsidR="00A87E8D">
        <w:t>use the clipboard more efficiently to copy and paste</w:t>
      </w:r>
      <w:r w:rsidR="00F04F4E">
        <w:t xml:space="preserve"> drawing objects and place them correctly during the clipboard commands.</w:t>
      </w:r>
    </w:p>
    <w:p w14:paraId="4C820F05" w14:textId="3EBF9FD9" w:rsidR="00F31365" w:rsidRDefault="00EF1490" w:rsidP="0012046D">
      <w:pPr>
        <w:pStyle w:val="H1-Section"/>
      </w:pPr>
      <w:r>
        <w:t xml:space="preserve">Using </w:t>
      </w:r>
      <w:r w:rsidR="007443AE">
        <w:t>Temporary Overrides</w:t>
      </w:r>
    </w:p>
    <w:p w14:paraId="3F5AC7AE" w14:textId="283A1DF8" w:rsidR="003B744E" w:rsidRDefault="00727BF5" w:rsidP="0012046D">
      <w:pPr>
        <w:pStyle w:val="P-Regular"/>
      </w:pPr>
      <w:r>
        <w:t>In this section, we will use s</w:t>
      </w:r>
      <w:r w:rsidR="00C750FE">
        <w:t xml:space="preserve">everal </w:t>
      </w:r>
      <w:proofErr w:type="gramStart"/>
      <w:r w:rsidR="00C750FE">
        <w:t>keyboard</w:t>
      </w:r>
      <w:proofErr w:type="gramEnd"/>
      <w:r w:rsidR="00C750FE">
        <w:t xml:space="preserve"> overrides to override command functionality on-the-fly</w:t>
      </w:r>
      <w:r w:rsidR="00F04F4E">
        <w:t xml:space="preserve"> to help control the placement and editing of objects in the drawing file</w:t>
      </w:r>
      <w:r w:rsidR="00C750FE">
        <w:t xml:space="preserve">. </w:t>
      </w:r>
    </w:p>
    <w:p w14:paraId="44CB0EF9" w14:textId="09C0501F" w:rsidR="003B744E" w:rsidRDefault="003B744E" w:rsidP="0012046D">
      <w:pPr>
        <w:pStyle w:val="H2-Heading"/>
      </w:pPr>
      <w:r w:rsidRPr="00A8672A">
        <w:lastRenderedPageBreak/>
        <w:t>S</w:t>
      </w:r>
      <w:r w:rsidR="00576024" w:rsidRPr="00A8672A">
        <w:t>hift</w:t>
      </w:r>
      <w:r>
        <w:t xml:space="preserve"> for </w:t>
      </w:r>
      <w:r w:rsidR="00727BF5">
        <w:t>ORTHO</w:t>
      </w:r>
    </w:p>
    <w:p w14:paraId="077E1D58" w14:textId="1A83C21F" w:rsidR="00C750FE" w:rsidRDefault="00D15FFB" w:rsidP="0012046D">
      <w:pPr>
        <w:pStyle w:val="P-Regular"/>
      </w:pPr>
      <w:r>
        <w:t xml:space="preserve">In this first exercise, we will learn to use the </w:t>
      </w:r>
      <w:r w:rsidR="00DC3904" w:rsidRPr="003A43D2">
        <w:rPr>
          <w:rStyle w:val="P-Italics"/>
        </w:rPr>
        <w:t>S</w:t>
      </w:r>
      <w:r w:rsidR="00DC3904" w:rsidRPr="00576024">
        <w:rPr>
          <w:rStyle w:val="P-Italics"/>
        </w:rPr>
        <w:t>hift</w:t>
      </w:r>
      <w:r w:rsidR="00DC3904">
        <w:t xml:space="preserve"> </w:t>
      </w:r>
      <w:r>
        <w:t xml:space="preserve">key to automatically apply the ORTHOGONAL (ORTHO) angle lock without </w:t>
      </w:r>
      <w:r w:rsidR="00641E1E">
        <w:t>using</w:t>
      </w:r>
      <w:r>
        <w:t xml:space="preserve"> the </w:t>
      </w:r>
      <w:r w:rsidRPr="00D15FFB">
        <w:rPr>
          <w:rStyle w:val="P-Italics"/>
        </w:rPr>
        <w:t>F8</w:t>
      </w:r>
      <w:r>
        <w:t xml:space="preserve"> function key. </w:t>
      </w:r>
      <w:r w:rsidR="00641E1E">
        <w:t>The</w:t>
      </w:r>
      <w:r>
        <w:t xml:space="preserve"> </w:t>
      </w:r>
      <w:r w:rsidR="00C750FE" w:rsidRPr="003A43D2">
        <w:rPr>
          <w:rStyle w:val="P-Italics"/>
        </w:rPr>
        <w:t>S</w:t>
      </w:r>
      <w:r w:rsidR="00576024" w:rsidRPr="00576024">
        <w:rPr>
          <w:rStyle w:val="P-Italics"/>
        </w:rPr>
        <w:t>hift</w:t>
      </w:r>
      <w:r w:rsidR="00C750FE">
        <w:t xml:space="preserve"> key </w:t>
      </w:r>
      <w:r>
        <w:t xml:space="preserve">will apply </w:t>
      </w:r>
      <w:r w:rsidR="00C750FE" w:rsidRPr="004D10F5">
        <w:t xml:space="preserve">ORTHO </w:t>
      </w:r>
      <w:r>
        <w:t xml:space="preserve">as a </w:t>
      </w:r>
      <w:r w:rsidR="00C750FE" w:rsidRPr="004D10F5">
        <w:t>temporary override while executing a command</w:t>
      </w:r>
      <w:r w:rsidR="00304BBF">
        <w:t>:</w:t>
      </w:r>
    </w:p>
    <w:p w14:paraId="5BF6E1A6" w14:textId="78BE48B3" w:rsidR="00C750FE" w:rsidRDefault="00C750FE" w:rsidP="0012046D">
      <w:pPr>
        <w:pStyle w:val="L-Numbers"/>
        <w:numPr>
          <w:ilvl w:val="0"/>
          <w:numId w:val="12"/>
        </w:numPr>
      </w:pPr>
      <w:r>
        <w:t xml:space="preserve">Open the </w:t>
      </w:r>
      <w:r w:rsidRPr="003A43D2">
        <w:rPr>
          <w:rStyle w:val="P-Code"/>
        </w:rPr>
        <w:t>1-</w:t>
      </w:r>
      <w:r w:rsidR="000C1DC6" w:rsidRPr="003A43D2">
        <w:rPr>
          <w:rStyle w:val="P-Code"/>
        </w:rPr>
        <w:t>4</w:t>
      </w:r>
      <w:r w:rsidRPr="003A43D2">
        <w:rPr>
          <w:rStyle w:val="P-Code"/>
        </w:rPr>
        <w:t>_Shortcuts.dwg</w:t>
      </w:r>
      <w:r w:rsidR="00304BBF" w:rsidRPr="00304BBF">
        <w:t xml:space="preserve"> </w:t>
      </w:r>
      <w:r w:rsidR="00304BBF">
        <w:t>file</w:t>
      </w:r>
      <w:r w:rsidR="00576024" w:rsidRPr="003A43D2">
        <w:t>.</w:t>
      </w:r>
    </w:p>
    <w:p w14:paraId="5537C819" w14:textId="12092D86" w:rsidR="00C750FE" w:rsidRDefault="00C750FE" w:rsidP="00731675">
      <w:pPr>
        <w:pStyle w:val="L-Numbers"/>
        <w:numPr>
          <w:ilvl w:val="0"/>
          <w:numId w:val="12"/>
        </w:numPr>
      </w:pPr>
      <w:r>
        <w:t xml:space="preserve">Select the </w:t>
      </w:r>
      <w:r w:rsidR="00731675" w:rsidRPr="00731675">
        <w:rPr>
          <w:rStyle w:val="P-Bold"/>
          <w:rFonts w:asciiTheme="minorHAnsi" w:hAnsiTheme="minorHAnsi"/>
          <w:b w:val="0"/>
          <w:shd w:val="clear" w:color="auto" w:fill="auto"/>
        </w:rPr>
        <w:t>LINE</w:t>
      </w:r>
      <w:r w:rsidR="00731675">
        <w:t xml:space="preserve"> </w:t>
      </w:r>
      <w:r>
        <w:t xml:space="preserve">command and </w:t>
      </w:r>
      <w:r w:rsidR="002818DB" w:rsidRPr="000A4DA8">
        <w:rPr>
          <w:rStyle w:val="P-Italics"/>
        </w:rPr>
        <w:t>left-click</w:t>
      </w:r>
      <w:r>
        <w:t xml:space="preserve"> in the view window to start the </w:t>
      </w:r>
      <w:r w:rsidR="00AE04B3">
        <w:t xml:space="preserve">LINE </w:t>
      </w:r>
      <w:r>
        <w:t xml:space="preserve">object. </w:t>
      </w:r>
    </w:p>
    <w:p w14:paraId="07802DA3" w14:textId="14684352" w:rsidR="00C750FE" w:rsidRDefault="00C750FE" w:rsidP="0012046D">
      <w:pPr>
        <w:pStyle w:val="L-Numbers"/>
        <w:numPr>
          <w:ilvl w:val="0"/>
          <w:numId w:val="12"/>
        </w:numPr>
      </w:pPr>
      <w:r w:rsidRPr="002818DB">
        <w:rPr>
          <w:rStyle w:val="P-Italics"/>
        </w:rPr>
        <w:t>Drag</w:t>
      </w:r>
      <w:r>
        <w:t xml:space="preserve"> the cursor to the </w:t>
      </w:r>
      <w:r w:rsidR="00576024">
        <w:t>right</w:t>
      </w:r>
      <w:r>
        <w:t xml:space="preserve"> and </w:t>
      </w:r>
      <w:r w:rsidR="00D7608A">
        <w:t xml:space="preserve">up </w:t>
      </w:r>
      <w:r>
        <w:t>at approximately 45 degrees</w:t>
      </w:r>
      <w:r w:rsidR="005C6718">
        <w:t xml:space="preserve">. </w:t>
      </w:r>
      <w:r>
        <w:t xml:space="preserve">By default, </w:t>
      </w:r>
      <w:r w:rsidRPr="00D7608A">
        <w:t>P</w:t>
      </w:r>
      <w:r>
        <w:t xml:space="preserve">OLAR is turned </w:t>
      </w:r>
      <w:r w:rsidR="002818DB">
        <w:t>ON</w:t>
      </w:r>
      <w:r>
        <w:t>, and you can draw the line at any angle.</w:t>
      </w:r>
    </w:p>
    <w:p w14:paraId="31A5AB28" w14:textId="78AE496A" w:rsidR="00C750FE" w:rsidRDefault="00C750FE" w:rsidP="0012046D">
      <w:pPr>
        <w:pStyle w:val="L-Numbers"/>
        <w:numPr>
          <w:ilvl w:val="0"/>
          <w:numId w:val="12"/>
        </w:numPr>
      </w:pPr>
      <w:r>
        <w:t xml:space="preserve">Hold down the </w:t>
      </w:r>
      <w:r w:rsidRPr="003A43D2">
        <w:rPr>
          <w:rStyle w:val="P-Italics"/>
        </w:rPr>
        <w:t>S</w:t>
      </w:r>
      <w:r w:rsidR="00EF1490" w:rsidRPr="003A43D2">
        <w:rPr>
          <w:rStyle w:val="P-Italics"/>
        </w:rPr>
        <w:t>hift</w:t>
      </w:r>
      <w:r>
        <w:t xml:space="preserve"> key to force ORTHO to be applied, limiting your angle options to </w:t>
      </w:r>
      <w:r w:rsidR="009D35C5">
        <w:t>“</w:t>
      </w:r>
      <w:r w:rsidR="00EF1490">
        <w:t>0</w:t>
      </w:r>
      <w:r w:rsidR="009D35C5">
        <w:t>”</w:t>
      </w:r>
      <w:r w:rsidR="00EF1490">
        <w:t xml:space="preserve"> or </w:t>
      </w:r>
      <w:r w:rsidR="009D35C5">
        <w:t>“</w:t>
      </w:r>
      <w:r w:rsidR="00EF1490">
        <w:t>90</w:t>
      </w:r>
      <w:r w:rsidR="009D35C5">
        <w:t>”</w:t>
      </w:r>
      <w:r w:rsidR="007C7C97">
        <w:t xml:space="preserve"> </w:t>
      </w:r>
      <w:r w:rsidR="00EF1490">
        <w:t>degree</w:t>
      </w:r>
      <w:r>
        <w:t xml:space="preserve"> angles. </w:t>
      </w:r>
    </w:p>
    <w:p w14:paraId="6EE62214" w14:textId="3BB9FD8B" w:rsidR="008B264C" w:rsidRDefault="008B264C" w:rsidP="0012046D">
      <w:pPr>
        <w:pStyle w:val="L-Numbers"/>
        <w:numPr>
          <w:ilvl w:val="0"/>
          <w:numId w:val="12"/>
        </w:numPr>
      </w:pPr>
      <w:r>
        <w:t xml:space="preserve">Release the </w:t>
      </w:r>
      <w:r w:rsidRPr="001242F2">
        <w:rPr>
          <w:rStyle w:val="P-Italics"/>
        </w:rPr>
        <w:t>S</w:t>
      </w:r>
      <w:r w:rsidR="00EF1490">
        <w:rPr>
          <w:rStyle w:val="P-Italics"/>
        </w:rPr>
        <w:t>hift</w:t>
      </w:r>
      <w:r>
        <w:t xml:space="preserve"> key to return to the previous </w:t>
      </w:r>
      <w:r w:rsidRPr="001242F2">
        <w:t>P</w:t>
      </w:r>
      <w:r>
        <w:t>OLAR angle options.</w:t>
      </w:r>
    </w:p>
    <w:p w14:paraId="2B5FB78E" w14:textId="37CB4209" w:rsidR="00B0707D" w:rsidRDefault="00B0707D" w:rsidP="0012046D">
      <w:pPr>
        <w:pStyle w:val="H2-Heading"/>
      </w:pPr>
      <w:r>
        <w:t>Shift + A for OSNAPS</w:t>
      </w:r>
    </w:p>
    <w:p w14:paraId="0586CECB" w14:textId="26D5C77E" w:rsidR="00B0707D" w:rsidRDefault="00B0707D" w:rsidP="0012046D">
      <w:pPr>
        <w:pStyle w:val="P-Regular"/>
      </w:pPr>
      <w:r>
        <w:t xml:space="preserve">In this </w:t>
      </w:r>
      <w:r w:rsidR="00EA6FDD">
        <w:t xml:space="preserve">second </w:t>
      </w:r>
      <w:r>
        <w:t xml:space="preserve">exercise, we will learn to use the </w:t>
      </w:r>
      <w:r w:rsidRPr="00417A05">
        <w:rPr>
          <w:rStyle w:val="P-Italics"/>
        </w:rPr>
        <w:t>Shift</w:t>
      </w:r>
      <w:r w:rsidRPr="0018633A">
        <w:rPr>
          <w:rStyle w:val="P-Italics"/>
        </w:rPr>
        <w:t xml:space="preserve"> + A</w:t>
      </w:r>
      <w:r>
        <w:t xml:space="preserve"> keys to </w:t>
      </w:r>
      <w:r w:rsidR="00417A05">
        <w:t>temporarily</w:t>
      </w:r>
      <w:r>
        <w:t xml:space="preserve"> disable OSNAPS without </w:t>
      </w:r>
      <w:r w:rsidR="00417A05">
        <w:t>using</w:t>
      </w:r>
      <w:r>
        <w:t xml:space="preserve"> the </w:t>
      </w:r>
      <w:r w:rsidR="00417A05">
        <w:rPr>
          <w:rStyle w:val="P-Italics"/>
        </w:rPr>
        <w:t>F9</w:t>
      </w:r>
      <w:r>
        <w:t xml:space="preserve"> function key. The </w:t>
      </w:r>
      <w:r w:rsidRPr="003A43D2">
        <w:rPr>
          <w:rStyle w:val="P-Italics"/>
        </w:rPr>
        <w:t>S</w:t>
      </w:r>
      <w:r w:rsidRPr="00576024">
        <w:rPr>
          <w:rStyle w:val="P-Italics"/>
        </w:rPr>
        <w:t>hift</w:t>
      </w:r>
      <w:r w:rsidR="00417A05">
        <w:rPr>
          <w:rStyle w:val="P-Italics"/>
        </w:rPr>
        <w:t xml:space="preserve"> + A</w:t>
      </w:r>
      <w:r>
        <w:t xml:space="preserve"> key will </w:t>
      </w:r>
      <w:r w:rsidR="00417A05">
        <w:t>disable</w:t>
      </w:r>
      <w:r w:rsidRPr="004D10F5">
        <w:t xml:space="preserve"> </w:t>
      </w:r>
      <w:r w:rsidR="00417A05">
        <w:t xml:space="preserve">the OSNAPS </w:t>
      </w:r>
      <w:r>
        <w:t xml:space="preserve">as a </w:t>
      </w:r>
      <w:r w:rsidRPr="004D10F5">
        <w:t>temporary override while executing a command</w:t>
      </w:r>
      <w:r>
        <w:t>:</w:t>
      </w:r>
    </w:p>
    <w:p w14:paraId="1FB80303" w14:textId="45259F5A" w:rsidR="00B0707D" w:rsidRDefault="00417A05" w:rsidP="0012046D">
      <w:pPr>
        <w:pStyle w:val="L-Numbers"/>
        <w:numPr>
          <w:ilvl w:val="0"/>
          <w:numId w:val="55"/>
        </w:numPr>
      </w:pPr>
      <w:r>
        <w:t>Continue using</w:t>
      </w:r>
      <w:r w:rsidR="00B0707D">
        <w:t xml:space="preserve"> the </w:t>
      </w:r>
      <w:r w:rsidR="00B0707D" w:rsidRPr="003A43D2">
        <w:rPr>
          <w:rStyle w:val="P-Code"/>
        </w:rPr>
        <w:t>1-4_Shortcuts.dwg</w:t>
      </w:r>
      <w:r w:rsidR="00B0707D" w:rsidRPr="00304BBF">
        <w:t xml:space="preserve"> </w:t>
      </w:r>
      <w:r w:rsidR="00B0707D">
        <w:t>file</w:t>
      </w:r>
      <w:r w:rsidR="00B0707D" w:rsidRPr="003A43D2">
        <w:t>.</w:t>
      </w:r>
    </w:p>
    <w:p w14:paraId="71585114" w14:textId="20FAB816" w:rsidR="00B0707D" w:rsidRDefault="00B0707D" w:rsidP="00731675">
      <w:pPr>
        <w:pStyle w:val="L-Numbers"/>
        <w:numPr>
          <w:ilvl w:val="0"/>
          <w:numId w:val="12"/>
        </w:numPr>
      </w:pPr>
      <w:r>
        <w:t xml:space="preserve">Select the </w:t>
      </w:r>
      <w:r w:rsidR="00731675" w:rsidRPr="00731675">
        <w:rPr>
          <w:rStyle w:val="P-Bold"/>
          <w:rFonts w:asciiTheme="minorHAnsi" w:hAnsiTheme="minorHAnsi"/>
          <w:b w:val="0"/>
          <w:shd w:val="clear" w:color="auto" w:fill="auto"/>
        </w:rPr>
        <w:t>LINE</w:t>
      </w:r>
      <w:r w:rsidR="00731675">
        <w:t xml:space="preserve"> </w:t>
      </w:r>
      <w:r>
        <w:t xml:space="preserve">command and </w:t>
      </w:r>
      <w:r w:rsidRPr="000A4DA8">
        <w:rPr>
          <w:rStyle w:val="P-Italics"/>
        </w:rPr>
        <w:t>left-click</w:t>
      </w:r>
      <w:r>
        <w:t xml:space="preserve"> in the view window to start the </w:t>
      </w:r>
      <w:r w:rsidR="00417A05">
        <w:t xml:space="preserve">LINE </w:t>
      </w:r>
      <w:r>
        <w:t xml:space="preserve">object. </w:t>
      </w:r>
    </w:p>
    <w:p w14:paraId="642B55A7" w14:textId="13125FF6" w:rsidR="00B0707D" w:rsidRDefault="00B0707D" w:rsidP="0012046D">
      <w:pPr>
        <w:pStyle w:val="L-Numbers"/>
        <w:numPr>
          <w:ilvl w:val="0"/>
          <w:numId w:val="12"/>
        </w:numPr>
      </w:pPr>
      <w:r w:rsidRPr="002818DB">
        <w:rPr>
          <w:rStyle w:val="P-Italics"/>
        </w:rPr>
        <w:t>Drag</w:t>
      </w:r>
      <w:r>
        <w:t xml:space="preserve"> the cursor to the </w:t>
      </w:r>
      <w:r w:rsidR="00417A05">
        <w:t xml:space="preserve">upper left corner of the shape </w:t>
      </w:r>
    </w:p>
    <w:p w14:paraId="6D81C0C1" w14:textId="637685A6" w:rsidR="00B0707D" w:rsidRDefault="00B0707D" w:rsidP="0012046D">
      <w:pPr>
        <w:pStyle w:val="L-Numbers"/>
        <w:numPr>
          <w:ilvl w:val="0"/>
          <w:numId w:val="12"/>
        </w:numPr>
      </w:pPr>
      <w:r>
        <w:t xml:space="preserve">Hold down the </w:t>
      </w:r>
      <w:r w:rsidRPr="003A43D2">
        <w:rPr>
          <w:rStyle w:val="P-Italics"/>
        </w:rPr>
        <w:t>Shift</w:t>
      </w:r>
      <w:r w:rsidR="00417A05">
        <w:rPr>
          <w:rStyle w:val="P-Italics"/>
        </w:rPr>
        <w:t xml:space="preserve"> + A</w:t>
      </w:r>
      <w:r>
        <w:t xml:space="preserve"> key</w:t>
      </w:r>
      <w:r w:rsidR="00417A05">
        <w:t>s</w:t>
      </w:r>
      <w:r>
        <w:t xml:space="preserve"> to </w:t>
      </w:r>
      <w:r w:rsidR="00417A05">
        <w:t>disable OSNAP</w:t>
      </w:r>
      <w:r w:rsidR="007178A0">
        <w:t>,</w:t>
      </w:r>
      <w:r>
        <w:t xml:space="preserve"> </w:t>
      </w:r>
      <w:r w:rsidR="00417A05">
        <w:t>allowing you to avoid accidentally snapping to the shape object.</w:t>
      </w:r>
      <w:r>
        <w:t xml:space="preserve"> </w:t>
      </w:r>
    </w:p>
    <w:p w14:paraId="18E9B3A7" w14:textId="0E8CCE7C" w:rsidR="00B0707D" w:rsidRDefault="00B0707D" w:rsidP="0012046D">
      <w:pPr>
        <w:pStyle w:val="L-Numbers"/>
        <w:numPr>
          <w:ilvl w:val="0"/>
          <w:numId w:val="12"/>
        </w:numPr>
      </w:pPr>
      <w:r>
        <w:t xml:space="preserve">Release the </w:t>
      </w:r>
      <w:r w:rsidRPr="001242F2">
        <w:rPr>
          <w:rStyle w:val="P-Italics"/>
        </w:rPr>
        <w:t>S</w:t>
      </w:r>
      <w:r>
        <w:rPr>
          <w:rStyle w:val="P-Italics"/>
        </w:rPr>
        <w:t>hift</w:t>
      </w:r>
      <w:r w:rsidR="00417A05">
        <w:rPr>
          <w:rStyle w:val="P-Italics"/>
        </w:rPr>
        <w:t xml:space="preserve"> + A</w:t>
      </w:r>
      <w:r>
        <w:t xml:space="preserve"> key</w:t>
      </w:r>
      <w:r w:rsidR="00417A05">
        <w:t>s</w:t>
      </w:r>
      <w:r>
        <w:t xml:space="preserve"> to </w:t>
      </w:r>
      <w:r w:rsidR="00417A05">
        <w:t>enable OSNAPS again when needed.</w:t>
      </w:r>
    </w:p>
    <w:p w14:paraId="050C956E" w14:textId="77777777" w:rsidR="008A74E7" w:rsidRDefault="008A74E7" w:rsidP="008A74E7"/>
    <w:tbl>
      <w:tblPr>
        <w:tblStyle w:val="MediumList2-Accent1"/>
        <w:tblW w:w="7920" w:type="dxa"/>
        <w:tblBorders>
          <w:top w:val="none" w:sz="0" w:space="0" w:color="auto"/>
          <w:left w:val="none" w:sz="0" w:space="0" w:color="auto"/>
          <w:bottom w:val="single" w:sz="4" w:space="0" w:color="000000" w:themeColor="text1"/>
          <w:right w:val="none" w:sz="0" w:space="0" w:color="auto"/>
          <w:insideH w:val="single" w:sz="4" w:space="0" w:color="000000" w:themeColor="text1"/>
        </w:tblBorders>
        <w:tblLayout w:type="fixed"/>
        <w:tblLook w:val="0420" w:firstRow="1" w:lastRow="0" w:firstColumn="0" w:lastColumn="0" w:noHBand="0" w:noVBand="1"/>
      </w:tblPr>
      <w:tblGrid>
        <w:gridCol w:w="1440"/>
        <w:gridCol w:w="6192"/>
        <w:gridCol w:w="288"/>
      </w:tblGrid>
      <w:tr w:rsidR="008A74E7" w:rsidRPr="00791C84" w14:paraId="509553B2" w14:textId="77777777" w:rsidTr="00753BE3">
        <w:trPr>
          <w:cnfStyle w:val="100000000000" w:firstRow="1" w:lastRow="0" w:firstColumn="0" w:lastColumn="0" w:oddVBand="0" w:evenVBand="0" w:oddHBand="0" w:evenHBand="0" w:firstRowFirstColumn="0" w:firstRowLastColumn="0" w:lastRowFirstColumn="0" w:lastRowLastColumn="0"/>
        </w:trPr>
        <w:tc>
          <w:tcPr>
            <w:tcW w:w="7920" w:type="dxa"/>
            <w:gridSpan w:val="3"/>
            <w:tcBorders>
              <w:top w:val="none" w:sz="0" w:space="0" w:color="auto"/>
              <w:left w:val="none" w:sz="0" w:space="0" w:color="auto"/>
              <w:bottom w:val="nil"/>
              <w:right w:val="none" w:sz="0" w:space="0" w:color="auto"/>
            </w:tcBorders>
            <w:shd w:val="clear" w:color="auto" w:fill="auto"/>
            <w:noWrap/>
          </w:tcPr>
          <w:p w14:paraId="1DBF57BB" w14:textId="017E58B6" w:rsidR="008A74E7" w:rsidRPr="002144DC" w:rsidRDefault="008A74E7" w:rsidP="00753BE3">
            <w:pPr>
              <w:rPr>
                <w:bCs/>
              </w:rPr>
            </w:pPr>
            <w:r>
              <w:rPr>
                <w:rFonts w:eastAsia="Arial"/>
                <w:b/>
                <w:noProof/>
                <w:color w:val="auto"/>
                <w:lang w:val="en"/>
              </w:rPr>
              <w:t>OSMODE</w:t>
            </w:r>
          </w:p>
        </w:tc>
      </w:tr>
      <w:tr w:rsidR="008A74E7" w:rsidRPr="00AB52E0" w14:paraId="10FFAE5D" w14:textId="77777777" w:rsidTr="00753BE3">
        <w:trPr>
          <w:cnfStyle w:val="000000100000" w:firstRow="0" w:lastRow="0" w:firstColumn="0" w:lastColumn="0" w:oddVBand="0" w:evenVBand="0" w:oddHBand="1" w:evenHBand="0" w:firstRowFirstColumn="0" w:firstRowLastColumn="0" w:lastRowFirstColumn="0" w:lastRowLastColumn="0"/>
        </w:trPr>
        <w:tc>
          <w:tcPr>
            <w:tcW w:w="7920" w:type="dxa"/>
            <w:gridSpan w:val="3"/>
            <w:shd w:val="clear" w:color="auto" w:fill="C5E0B3" w:themeFill="accent6" w:themeFillTint="66"/>
            <w:noWrap/>
          </w:tcPr>
          <w:p w14:paraId="0BB8C30C" w14:textId="16741FD2" w:rsidR="008A74E7" w:rsidRDefault="009931EF" w:rsidP="00753BE3">
            <w:pPr>
              <w:pStyle w:val="P-Regular"/>
              <w:spacing w:before="0" w:after="0" w:line="257" w:lineRule="auto"/>
            </w:pPr>
            <w:r>
              <w:lastRenderedPageBreak/>
              <w:t>Defines what OSNAPS are set in running mode.</w:t>
            </w:r>
            <w:ins w:id="5" w:author="jeanne aarhus" w:date="2024-07-10T11:11:00Z" w16du:dateUtc="2024-07-10T16:11:00Z">
              <w:r w:rsidR="00722FC4">
                <w:t xml:space="preserve"> For example, setting OSMODE to </w:t>
              </w:r>
            </w:ins>
            <w:ins w:id="6" w:author="jeanne aarhus" w:date="2024-07-10T11:13:00Z" w16du:dateUtc="2024-07-10T16:13:00Z">
              <w:r w:rsidR="00731059">
                <w:t>7</w:t>
              </w:r>
            </w:ins>
            <w:ins w:id="7" w:author="jeanne aarhus" w:date="2024-07-10T11:11:00Z" w16du:dateUtc="2024-07-10T16:11:00Z">
              <w:r w:rsidR="00722FC4" w:rsidRPr="00722FC4">
                <w:t xml:space="preserve"> </w:t>
              </w:r>
              <w:r w:rsidR="00722FC4">
                <w:t>enables</w:t>
              </w:r>
              <w:r w:rsidR="00722FC4" w:rsidRPr="00722FC4">
                <w:t xml:space="preserve"> the Endpoint (</w:t>
              </w:r>
              <w:proofErr w:type="spellStart"/>
              <w:r w:rsidR="00722FC4" w:rsidRPr="00722FC4">
                <w:t>bitcode</w:t>
              </w:r>
              <w:proofErr w:type="spellEnd"/>
              <w:r w:rsidR="00722FC4" w:rsidRPr="00722FC4">
                <w:t xml:space="preserve"> 1)</w:t>
              </w:r>
            </w:ins>
            <w:ins w:id="8" w:author="jeanne aarhus" w:date="2024-07-10T11:13:00Z" w16du:dateUtc="2024-07-10T16:13:00Z">
              <w:r w:rsidR="00731059">
                <w:t xml:space="preserve">, </w:t>
              </w:r>
            </w:ins>
            <w:ins w:id="9" w:author="jeanne aarhus" w:date="2024-07-10T11:11:00Z" w16du:dateUtc="2024-07-10T16:11:00Z">
              <w:r w:rsidR="00722FC4" w:rsidRPr="00722FC4">
                <w:t>Midpoint (</w:t>
              </w:r>
              <w:proofErr w:type="spellStart"/>
              <w:r w:rsidR="00722FC4" w:rsidRPr="00722FC4">
                <w:t>bitcode</w:t>
              </w:r>
              <w:proofErr w:type="spellEnd"/>
              <w:r w:rsidR="00722FC4" w:rsidRPr="00722FC4">
                <w:t xml:space="preserve"> 2) </w:t>
              </w:r>
            </w:ins>
            <w:ins w:id="10" w:author="jeanne aarhus" w:date="2024-07-10T11:13:00Z" w16du:dateUtc="2024-07-10T16:13:00Z">
              <w:r w:rsidR="00731059">
                <w:t>and Center (</w:t>
              </w:r>
              <w:proofErr w:type="spellStart"/>
              <w:r w:rsidR="00731059">
                <w:t>bit</w:t>
              </w:r>
            </w:ins>
            <w:ins w:id="11" w:author="jeanne aarhus" w:date="2024-07-10T11:14:00Z" w16du:dateUtc="2024-07-10T16:14:00Z">
              <w:r w:rsidR="00731059">
                <w:t>code</w:t>
              </w:r>
              <w:proofErr w:type="spellEnd"/>
              <w:r w:rsidR="00731059">
                <w:t xml:space="preserve"> 4) OSNAPS</w:t>
              </w:r>
            </w:ins>
            <w:ins w:id="12" w:author="jeanne aarhus" w:date="2024-07-10T11:11:00Z" w16du:dateUtc="2024-07-10T16:11:00Z">
              <w:r w:rsidR="00722FC4" w:rsidRPr="00722FC4">
                <w:t>.</w:t>
              </w:r>
            </w:ins>
          </w:p>
          <w:p w14:paraId="31CCF063" w14:textId="77777777" w:rsidR="009931EF" w:rsidRDefault="009931EF" w:rsidP="00753BE3">
            <w:pPr>
              <w:pStyle w:val="P-Regular"/>
              <w:spacing w:before="0" w:after="0" w:line="257" w:lineRule="auto"/>
            </w:pPr>
          </w:p>
          <w:p w14:paraId="4A1F6A64" w14:textId="7C66A60E" w:rsidR="008A74E7" w:rsidRDefault="008A74E7" w:rsidP="00753BE3">
            <w:pPr>
              <w:pStyle w:val="P-Regular"/>
              <w:spacing w:before="0" w:after="0" w:line="257" w:lineRule="auto"/>
            </w:pPr>
            <w:r>
              <w:t>Type:</w:t>
            </w:r>
            <w:r>
              <w:tab/>
            </w:r>
            <w:r>
              <w:tab/>
            </w:r>
            <w:proofErr w:type="spellStart"/>
            <w:ins w:id="13" w:author="jeanne aarhus" w:date="2024-07-10T11:06:00Z" w16du:dateUtc="2024-07-10T16:06:00Z">
              <w:r w:rsidR="009931EF">
                <w:t>Bitmode</w:t>
              </w:r>
            </w:ins>
            <w:proofErr w:type="spellEnd"/>
          </w:p>
          <w:p w14:paraId="5A2E555D" w14:textId="77777777" w:rsidR="008A74E7" w:rsidRDefault="008A74E7" w:rsidP="00753BE3">
            <w:pPr>
              <w:pStyle w:val="P-Regular"/>
              <w:spacing w:before="0" w:after="0" w:line="257" w:lineRule="auto"/>
              <w:rPr>
                <w:ins w:id="14" w:author="jeanne aarhus" w:date="2024-07-10T11:07:00Z" w16du:dateUtc="2024-07-10T16:07:00Z"/>
              </w:rPr>
            </w:pPr>
            <w:r w:rsidRPr="00AB52E0">
              <w:t xml:space="preserve">Saved in: </w:t>
            </w:r>
            <w:r>
              <w:tab/>
            </w:r>
            <w:r w:rsidRPr="00AB52E0">
              <w:t>Registry</w:t>
            </w:r>
          </w:p>
          <w:p w14:paraId="32415FA9" w14:textId="727F9E8A" w:rsidR="009931EF" w:rsidRPr="00AB52E0" w:rsidRDefault="009931EF" w:rsidP="00753BE3">
            <w:pPr>
              <w:pStyle w:val="P-Regular"/>
              <w:spacing w:before="0" w:after="0" w:line="257" w:lineRule="auto"/>
            </w:pPr>
            <w:ins w:id="15" w:author="jeanne aarhus" w:date="2024-07-10T11:07:00Z" w16du:dateUtc="2024-07-10T16:07:00Z">
              <w:r>
                <w:t>Initial Value:</w:t>
              </w:r>
              <w:r>
                <w:tab/>
                <w:t>4133</w:t>
              </w:r>
            </w:ins>
            <w:ins w:id="16" w:author="jeanne aarhus" w:date="2024-07-10T11:10:00Z" w16du:dateUtc="2024-07-10T16:10:00Z">
              <w:r w:rsidR="00722FC4">
                <w:t xml:space="preserve"> (</w:t>
              </w:r>
            </w:ins>
            <w:ins w:id="17" w:author="jeanne aarhus" w:date="2024-07-10T11:12:00Z" w16du:dateUtc="2024-07-10T16:12:00Z">
              <w:r w:rsidR="004804E2">
                <w:t xml:space="preserve">Endpoint, </w:t>
              </w:r>
            </w:ins>
            <w:ins w:id="18" w:author="jeanne aarhus" w:date="2024-07-10T11:13:00Z" w16du:dateUtc="2024-07-10T16:13:00Z">
              <w:r w:rsidR="004804E2">
                <w:t>Center, Intersection, and Extension)</w:t>
              </w:r>
            </w:ins>
          </w:p>
        </w:tc>
      </w:tr>
      <w:tr w:rsidR="008A74E7" w:rsidRPr="00AB52E0" w14:paraId="2BDAB7B4" w14:textId="77777777" w:rsidTr="00753BE3">
        <w:trPr>
          <w:gridAfter w:val="1"/>
          <w:wAfter w:w="288" w:type="dxa"/>
        </w:trPr>
        <w:tc>
          <w:tcPr>
            <w:tcW w:w="1440" w:type="dxa"/>
            <w:tcBorders>
              <w:top w:val="nil"/>
            </w:tcBorders>
            <w:shd w:val="clear" w:color="auto" w:fill="E2EFD9" w:themeFill="accent6" w:themeFillTint="33"/>
            <w:noWrap/>
          </w:tcPr>
          <w:p w14:paraId="3BD0E2B4" w14:textId="27890D66" w:rsidR="008A74E7" w:rsidRPr="00AB52E0" w:rsidRDefault="009931EF" w:rsidP="00753BE3">
            <w:ins w:id="19" w:author="jeanne aarhus" w:date="2024-07-10T11:07:00Z" w16du:dateUtc="2024-07-10T16:07:00Z">
              <w:r>
                <w:t>0</w:t>
              </w:r>
            </w:ins>
          </w:p>
        </w:tc>
        <w:tc>
          <w:tcPr>
            <w:tcW w:w="6192" w:type="dxa"/>
            <w:tcBorders>
              <w:top w:val="nil"/>
            </w:tcBorders>
            <w:shd w:val="clear" w:color="auto" w:fill="E2EFD9" w:themeFill="accent6" w:themeFillTint="33"/>
            <w:noWrap/>
          </w:tcPr>
          <w:p w14:paraId="5795E0B7" w14:textId="48E10D46" w:rsidR="008A74E7" w:rsidRPr="00AB52E0" w:rsidRDefault="009931EF" w:rsidP="00753BE3">
            <w:ins w:id="20" w:author="jeanne aarhus" w:date="2024-07-10T11:08:00Z" w16du:dateUtc="2024-07-10T16:08:00Z">
              <w:r>
                <w:t>None</w:t>
              </w:r>
            </w:ins>
          </w:p>
        </w:tc>
      </w:tr>
      <w:tr w:rsidR="008A74E7" w:rsidRPr="00AB52E0" w14:paraId="6E213A3E" w14:textId="77777777" w:rsidTr="00753BE3">
        <w:trPr>
          <w:gridAfter w:val="1"/>
          <w:cnfStyle w:val="000000100000" w:firstRow="0" w:lastRow="0" w:firstColumn="0" w:lastColumn="0" w:oddVBand="0" w:evenVBand="0" w:oddHBand="1" w:evenHBand="0" w:firstRowFirstColumn="0" w:firstRowLastColumn="0" w:lastRowFirstColumn="0" w:lastRowLastColumn="0"/>
          <w:wAfter w:w="288" w:type="dxa"/>
        </w:trPr>
        <w:tc>
          <w:tcPr>
            <w:tcW w:w="1440" w:type="dxa"/>
            <w:tcBorders>
              <w:top w:val="none" w:sz="0" w:space="0" w:color="auto"/>
              <w:bottom w:val="none" w:sz="0" w:space="0" w:color="auto"/>
              <w:right w:val="none" w:sz="0" w:space="0" w:color="auto"/>
            </w:tcBorders>
            <w:shd w:val="clear" w:color="auto" w:fill="E2EFD9" w:themeFill="accent6" w:themeFillTint="33"/>
            <w:noWrap/>
          </w:tcPr>
          <w:p w14:paraId="00C64B76" w14:textId="0EEA6401" w:rsidR="008A74E7" w:rsidRPr="00AB52E0" w:rsidRDefault="009931EF" w:rsidP="00753BE3">
            <w:ins w:id="21" w:author="jeanne aarhus" w:date="2024-07-10T11:07:00Z" w16du:dateUtc="2024-07-10T16:07:00Z">
              <w:r>
                <w:t>1</w:t>
              </w:r>
            </w:ins>
          </w:p>
        </w:tc>
        <w:tc>
          <w:tcPr>
            <w:tcW w:w="6192" w:type="dxa"/>
            <w:tcBorders>
              <w:top w:val="none" w:sz="0" w:space="0" w:color="auto"/>
              <w:left w:val="none" w:sz="0" w:space="0" w:color="auto"/>
              <w:bottom w:val="none" w:sz="0" w:space="0" w:color="auto"/>
            </w:tcBorders>
            <w:shd w:val="clear" w:color="auto" w:fill="E2EFD9" w:themeFill="accent6" w:themeFillTint="33"/>
            <w:noWrap/>
          </w:tcPr>
          <w:p w14:paraId="5249A3E4" w14:textId="4F77413F" w:rsidR="008A74E7" w:rsidRPr="00AB52E0" w:rsidRDefault="009931EF" w:rsidP="00753BE3">
            <w:ins w:id="22" w:author="jeanne aarhus" w:date="2024-07-10T11:08:00Z" w16du:dateUtc="2024-07-10T16:08:00Z">
              <w:r>
                <w:t>Endpoint</w:t>
              </w:r>
            </w:ins>
          </w:p>
        </w:tc>
      </w:tr>
      <w:tr w:rsidR="00C96574" w:rsidRPr="00772AD3" w14:paraId="4579458C" w14:textId="77777777" w:rsidTr="00753BE3">
        <w:trPr>
          <w:ins w:id="23" w:author="jeanne aarhus" w:date="2024-07-10T11:06:00Z"/>
        </w:trPr>
        <w:tc>
          <w:tcPr>
            <w:tcW w:w="1440" w:type="dxa"/>
            <w:shd w:val="clear" w:color="auto" w:fill="E2EFD9" w:themeFill="accent6" w:themeFillTint="33"/>
            <w:noWrap/>
          </w:tcPr>
          <w:p w14:paraId="6E8774D9" w14:textId="50BFDA22" w:rsidR="009931EF" w:rsidRPr="00AB52E0" w:rsidRDefault="009931EF" w:rsidP="00753BE3">
            <w:pPr>
              <w:rPr>
                <w:ins w:id="24" w:author="jeanne aarhus" w:date="2024-07-10T11:06:00Z" w16du:dateUtc="2024-07-10T16:06:00Z"/>
              </w:rPr>
            </w:pPr>
            <w:ins w:id="25" w:author="jeanne aarhus" w:date="2024-07-10T11:07:00Z" w16du:dateUtc="2024-07-10T16:07:00Z">
              <w:r>
                <w:t>2</w:t>
              </w:r>
            </w:ins>
          </w:p>
        </w:tc>
        <w:tc>
          <w:tcPr>
            <w:tcW w:w="6192" w:type="dxa"/>
            <w:gridSpan w:val="2"/>
            <w:shd w:val="clear" w:color="auto" w:fill="E2EFD9" w:themeFill="accent6" w:themeFillTint="33"/>
            <w:noWrap/>
          </w:tcPr>
          <w:p w14:paraId="5D9A88D0" w14:textId="6814835A" w:rsidR="009931EF" w:rsidRPr="00AE1A59" w:rsidRDefault="009931EF" w:rsidP="00753BE3">
            <w:pPr>
              <w:rPr>
                <w:ins w:id="26" w:author="jeanne aarhus" w:date="2024-07-10T11:06:00Z" w16du:dateUtc="2024-07-10T16:06:00Z"/>
              </w:rPr>
            </w:pPr>
            <w:ins w:id="27" w:author="jeanne aarhus" w:date="2024-07-10T11:08:00Z" w16du:dateUtc="2024-07-10T16:08:00Z">
              <w:r>
                <w:t>Midpoint</w:t>
              </w:r>
            </w:ins>
          </w:p>
        </w:tc>
      </w:tr>
      <w:tr w:rsidR="00C96574" w:rsidRPr="00772AD3" w14:paraId="79097740" w14:textId="77777777" w:rsidTr="00753BE3">
        <w:trPr>
          <w:cnfStyle w:val="000000100000" w:firstRow="0" w:lastRow="0" w:firstColumn="0" w:lastColumn="0" w:oddVBand="0" w:evenVBand="0" w:oddHBand="1" w:evenHBand="0" w:firstRowFirstColumn="0" w:firstRowLastColumn="0" w:lastRowFirstColumn="0" w:lastRowLastColumn="0"/>
          <w:ins w:id="28" w:author="jeanne aarhus" w:date="2024-07-10T11:07:00Z"/>
        </w:trPr>
        <w:tc>
          <w:tcPr>
            <w:tcW w:w="1440" w:type="dxa"/>
            <w:shd w:val="clear" w:color="auto" w:fill="E2EFD9" w:themeFill="accent6" w:themeFillTint="33"/>
            <w:noWrap/>
          </w:tcPr>
          <w:p w14:paraId="00D42F5D" w14:textId="2166E647" w:rsidR="009931EF" w:rsidRDefault="009931EF" w:rsidP="00753BE3">
            <w:pPr>
              <w:rPr>
                <w:ins w:id="29" w:author="jeanne aarhus" w:date="2024-07-10T11:07:00Z" w16du:dateUtc="2024-07-10T16:07:00Z"/>
              </w:rPr>
            </w:pPr>
            <w:ins w:id="30" w:author="jeanne aarhus" w:date="2024-07-10T11:07:00Z" w16du:dateUtc="2024-07-10T16:07:00Z">
              <w:r>
                <w:t>4</w:t>
              </w:r>
            </w:ins>
          </w:p>
        </w:tc>
        <w:tc>
          <w:tcPr>
            <w:tcW w:w="6192" w:type="dxa"/>
            <w:gridSpan w:val="2"/>
            <w:shd w:val="clear" w:color="auto" w:fill="E2EFD9" w:themeFill="accent6" w:themeFillTint="33"/>
            <w:noWrap/>
          </w:tcPr>
          <w:p w14:paraId="6729AF11" w14:textId="22AFA014" w:rsidR="009931EF" w:rsidRPr="00AE1A59" w:rsidRDefault="009931EF" w:rsidP="00753BE3">
            <w:pPr>
              <w:rPr>
                <w:ins w:id="31" w:author="jeanne aarhus" w:date="2024-07-10T11:07:00Z" w16du:dateUtc="2024-07-10T16:07:00Z"/>
              </w:rPr>
            </w:pPr>
            <w:ins w:id="32" w:author="jeanne aarhus" w:date="2024-07-10T11:08:00Z" w16du:dateUtc="2024-07-10T16:08:00Z">
              <w:r>
                <w:t>Center</w:t>
              </w:r>
            </w:ins>
          </w:p>
        </w:tc>
      </w:tr>
      <w:tr w:rsidR="00C96574" w:rsidRPr="00772AD3" w14:paraId="02BDB1FE" w14:textId="77777777" w:rsidTr="00753BE3">
        <w:trPr>
          <w:ins w:id="33" w:author="jeanne aarhus" w:date="2024-07-10T11:07:00Z"/>
        </w:trPr>
        <w:tc>
          <w:tcPr>
            <w:tcW w:w="1440" w:type="dxa"/>
            <w:shd w:val="clear" w:color="auto" w:fill="E2EFD9" w:themeFill="accent6" w:themeFillTint="33"/>
            <w:noWrap/>
          </w:tcPr>
          <w:p w14:paraId="53C63A32" w14:textId="15F60D64" w:rsidR="009931EF" w:rsidRDefault="009931EF" w:rsidP="00753BE3">
            <w:pPr>
              <w:rPr>
                <w:ins w:id="34" w:author="jeanne aarhus" w:date="2024-07-10T11:07:00Z" w16du:dateUtc="2024-07-10T16:07:00Z"/>
              </w:rPr>
            </w:pPr>
            <w:ins w:id="35" w:author="jeanne aarhus" w:date="2024-07-10T11:07:00Z" w16du:dateUtc="2024-07-10T16:07:00Z">
              <w:r>
                <w:t>8</w:t>
              </w:r>
            </w:ins>
          </w:p>
        </w:tc>
        <w:tc>
          <w:tcPr>
            <w:tcW w:w="6192" w:type="dxa"/>
            <w:gridSpan w:val="2"/>
            <w:shd w:val="clear" w:color="auto" w:fill="E2EFD9" w:themeFill="accent6" w:themeFillTint="33"/>
            <w:noWrap/>
          </w:tcPr>
          <w:p w14:paraId="76B365F4" w14:textId="5C9F34A9" w:rsidR="009931EF" w:rsidRPr="00AE1A59" w:rsidRDefault="009931EF" w:rsidP="00753BE3">
            <w:pPr>
              <w:rPr>
                <w:ins w:id="36" w:author="jeanne aarhus" w:date="2024-07-10T11:07:00Z" w16du:dateUtc="2024-07-10T16:07:00Z"/>
              </w:rPr>
            </w:pPr>
            <w:ins w:id="37" w:author="jeanne aarhus" w:date="2024-07-10T11:08:00Z" w16du:dateUtc="2024-07-10T16:08:00Z">
              <w:r>
                <w:t>Node</w:t>
              </w:r>
            </w:ins>
          </w:p>
        </w:tc>
      </w:tr>
      <w:tr w:rsidR="00C96574" w:rsidRPr="00772AD3" w14:paraId="5F51E1E4" w14:textId="77777777" w:rsidTr="00753BE3">
        <w:trPr>
          <w:cnfStyle w:val="000000100000" w:firstRow="0" w:lastRow="0" w:firstColumn="0" w:lastColumn="0" w:oddVBand="0" w:evenVBand="0" w:oddHBand="1" w:evenHBand="0" w:firstRowFirstColumn="0" w:firstRowLastColumn="0" w:lastRowFirstColumn="0" w:lastRowLastColumn="0"/>
          <w:ins w:id="38" w:author="jeanne aarhus" w:date="2024-07-10T11:07:00Z"/>
        </w:trPr>
        <w:tc>
          <w:tcPr>
            <w:tcW w:w="1440" w:type="dxa"/>
            <w:shd w:val="clear" w:color="auto" w:fill="E2EFD9" w:themeFill="accent6" w:themeFillTint="33"/>
            <w:noWrap/>
          </w:tcPr>
          <w:p w14:paraId="0AD82B93" w14:textId="4F16EB26" w:rsidR="009931EF" w:rsidRDefault="009931EF" w:rsidP="00753BE3">
            <w:pPr>
              <w:rPr>
                <w:ins w:id="39" w:author="jeanne aarhus" w:date="2024-07-10T11:07:00Z" w16du:dateUtc="2024-07-10T16:07:00Z"/>
              </w:rPr>
            </w:pPr>
            <w:ins w:id="40" w:author="jeanne aarhus" w:date="2024-07-10T11:07:00Z" w16du:dateUtc="2024-07-10T16:07:00Z">
              <w:r>
                <w:t>16</w:t>
              </w:r>
            </w:ins>
          </w:p>
        </w:tc>
        <w:tc>
          <w:tcPr>
            <w:tcW w:w="6192" w:type="dxa"/>
            <w:gridSpan w:val="2"/>
            <w:shd w:val="clear" w:color="auto" w:fill="E2EFD9" w:themeFill="accent6" w:themeFillTint="33"/>
            <w:noWrap/>
          </w:tcPr>
          <w:p w14:paraId="220C548F" w14:textId="2DF66BD6" w:rsidR="009931EF" w:rsidRPr="00AE1A59" w:rsidRDefault="009931EF" w:rsidP="00753BE3">
            <w:pPr>
              <w:rPr>
                <w:ins w:id="41" w:author="jeanne aarhus" w:date="2024-07-10T11:07:00Z" w16du:dateUtc="2024-07-10T16:07:00Z"/>
              </w:rPr>
            </w:pPr>
            <w:ins w:id="42" w:author="jeanne aarhus" w:date="2024-07-10T11:08:00Z" w16du:dateUtc="2024-07-10T16:08:00Z">
              <w:r>
                <w:t>Quadrant</w:t>
              </w:r>
            </w:ins>
          </w:p>
        </w:tc>
      </w:tr>
      <w:tr w:rsidR="00C96574" w:rsidRPr="00772AD3" w14:paraId="7F732DA9" w14:textId="77777777" w:rsidTr="00753BE3">
        <w:trPr>
          <w:ins w:id="43" w:author="jeanne aarhus" w:date="2024-07-10T11:07:00Z"/>
        </w:trPr>
        <w:tc>
          <w:tcPr>
            <w:tcW w:w="1440" w:type="dxa"/>
            <w:shd w:val="clear" w:color="auto" w:fill="E2EFD9" w:themeFill="accent6" w:themeFillTint="33"/>
            <w:noWrap/>
          </w:tcPr>
          <w:p w14:paraId="1C2D3635" w14:textId="6CF1580B" w:rsidR="009931EF" w:rsidRDefault="009931EF" w:rsidP="00753BE3">
            <w:pPr>
              <w:rPr>
                <w:ins w:id="44" w:author="jeanne aarhus" w:date="2024-07-10T11:07:00Z" w16du:dateUtc="2024-07-10T16:07:00Z"/>
              </w:rPr>
            </w:pPr>
            <w:ins w:id="45" w:author="jeanne aarhus" w:date="2024-07-10T11:07:00Z" w16du:dateUtc="2024-07-10T16:07:00Z">
              <w:r>
                <w:t>32</w:t>
              </w:r>
            </w:ins>
          </w:p>
        </w:tc>
        <w:tc>
          <w:tcPr>
            <w:tcW w:w="6192" w:type="dxa"/>
            <w:gridSpan w:val="2"/>
            <w:shd w:val="clear" w:color="auto" w:fill="E2EFD9" w:themeFill="accent6" w:themeFillTint="33"/>
            <w:noWrap/>
          </w:tcPr>
          <w:p w14:paraId="0D8543EF" w14:textId="437E0013" w:rsidR="009931EF" w:rsidRPr="00AE1A59" w:rsidRDefault="009931EF" w:rsidP="00753BE3">
            <w:pPr>
              <w:rPr>
                <w:ins w:id="46" w:author="jeanne aarhus" w:date="2024-07-10T11:07:00Z" w16du:dateUtc="2024-07-10T16:07:00Z"/>
              </w:rPr>
            </w:pPr>
            <w:ins w:id="47" w:author="jeanne aarhus" w:date="2024-07-10T11:08:00Z" w16du:dateUtc="2024-07-10T16:08:00Z">
              <w:r>
                <w:t>Intersection</w:t>
              </w:r>
            </w:ins>
          </w:p>
        </w:tc>
      </w:tr>
      <w:tr w:rsidR="00C96574" w:rsidRPr="00772AD3" w14:paraId="79910D68" w14:textId="77777777" w:rsidTr="00753BE3">
        <w:trPr>
          <w:cnfStyle w:val="000000100000" w:firstRow="0" w:lastRow="0" w:firstColumn="0" w:lastColumn="0" w:oddVBand="0" w:evenVBand="0" w:oddHBand="1" w:evenHBand="0" w:firstRowFirstColumn="0" w:firstRowLastColumn="0" w:lastRowFirstColumn="0" w:lastRowLastColumn="0"/>
          <w:ins w:id="48" w:author="jeanne aarhus" w:date="2024-07-10T11:07:00Z"/>
        </w:trPr>
        <w:tc>
          <w:tcPr>
            <w:tcW w:w="1440" w:type="dxa"/>
            <w:shd w:val="clear" w:color="auto" w:fill="E2EFD9" w:themeFill="accent6" w:themeFillTint="33"/>
            <w:noWrap/>
          </w:tcPr>
          <w:p w14:paraId="230399D2" w14:textId="27719D74" w:rsidR="009931EF" w:rsidRDefault="009931EF" w:rsidP="00753BE3">
            <w:pPr>
              <w:rPr>
                <w:ins w:id="49" w:author="jeanne aarhus" w:date="2024-07-10T11:07:00Z" w16du:dateUtc="2024-07-10T16:07:00Z"/>
              </w:rPr>
            </w:pPr>
            <w:ins w:id="50" w:author="jeanne aarhus" w:date="2024-07-10T11:08:00Z" w16du:dateUtc="2024-07-10T16:08:00Z">
              <w:r>
                <w:t>64</w:t>
              </w:r>
            </w:ins>
          </w:p>
        </w:tc>
        <w:tc>
          <w:tcPr>
            <w:tcW w:w="6192" w:type="dxa"/>
            <w:gridSpan w:val="2"/>
            <w:shd w:val="clear" w:color="auto" w:fill="E2EFD9" w:themeFill="accent6" w:themeFillTint="33"/>
            <w:noWrap/>
          </w:tcPr>
          <w:p w14:paraId="5C30C483" w14:textId="4D09F5DF" w:rsidR="009931EF" w:rsidRPr="00AE1A59" w:rsidRDefault="009931EF" w:rsidP="00753BE3">
            <w:pPr>
              <w:rPr>
                <w:ins w:id="51" w:author="jeanne aarhus" w:date="2024-07-10T11:07:00Z" w16du:dateUtc="2024-07-10T16:07:00Z"/>
              </w:rPr>
            </w:pPr>
            <w:ins w:id="52" w:author="jeanne aarhus" w:date="2024-07-10T11:08:00Z" w16du:dateUtc="2024-07-10T16:08:00Z">
              <w:r>
                <w:t>Insertion</w:t>
              </w:r>
            </w:ins>
          </w:p>
        </w:tc>
      </w:tr>
      <w:tr w:rsidR="00C96574" w:rsidRPr="00772AD3" w14:paraId="6449069F" w14:textId="77777777" w:rsidTr="00753BE3">
        <w:trPr>
          <w:ins w:id="53" w:author="jeanne aarhus" w:date="2024-07-10T11:08:00Z"/>
        </w:trPr>
        <w:tc>
          <w:tcPr>
            <w:tcW w:w="1440" w:type="dxa"/>
            <w:shd w:val="clear" w:color="auto" w:fill="E2EFD9" w:themeFill="accent6" w:themeFillTint="33"/>
            <w:noWrap/>
          </w:tcPr>
          <w:p w14:paraId="32A01520" w14:textId="20B37CC0" w:rsidR="009931EF" w:rsidRDefault="009931EF" w:rsidP="00753BE3">
            <w:pPr>
              <w:rPr>
                <w:ins w:id="54" w:author="jeanne aarhus" w:date="2024-07-10T11:08:00Z" w16du:dateUtc="2024-07-10T16:08:00Z"/>
              </w:rPr>
            </w:pPr>
            <w:ins w:id="55" w:author="jeanne aarhus" w:date="2024-07-10T11:08:00Z" w16du:dateUtc="2024-07-10T16:08:00Z">
              <w:r>
                <w:t>128</w:t>
              </w:r>
            </w:ins>
          </w:p>
        </w:tc>
        <w:tc>
          <w:tcPr>
            <w:tcW w:w="6192" w:type="dxa"/>
            <w:gridSpan w:val="2"/>
            <w:shd w:val="clear" w:color="auto" w:fill="E2EFD9" w:themeFill="accent6" w:themeFillTint="33"/>
            <w:noWrap/>
          </w:tcPr>
          <w:p w14:paraId="42574783" w14:textId="7EFB8F7A" w:rsidR="009931EF" w:rsidRDefault="009931EF" w:rsidP="00753BE3">
            <w:pPr>
              <w:rPr>
                <w:ins w:id="56" w:author="jeanne aarhus" w:date="2024-07-10T11:08:00Z" w16du:dateUtc="2024-07-10T16:08:00Z"/>
              </w:rPr>
            </w:pPr>
            <w:ins w:id="57" w:author="jeanne aarhus" w:date="2024-07-10T11:08:00Z" w16du:dateUtc="2024-07-10T16:08:00Z">
              <w:r>
                <w:t>Perpendicular</w:t>
              </w:r>
            </w:ins>
          </w:p>
        </w:tc>
      </w:tr>
      <w:tr w:rsidR="00C96574" w:rsidRPr="00772AD3" w14:paraId="01ED3AFE" w14:textId="77777777" w:rsidTr="00753BE3">
        <w:trPr>
          <w:cnfStyle w:val="000000100000" w:firstRow="0" w:lastRow="0" w:firstColumn="0" w:lastColumn="0" w:oddVBand="0" w:evenVBand="0" w:oddHBand="1" w:evenHBand="0" w:firstRowFirstColumn="0" w:firstRowLastColumn="0" w:lastRowFirstColumn="0" w:lastRowLastColumn="0"/>
          <w:ins w:id="58" w:author="jeanne aarhus" w:date="2024-07-10T11:08:00Z"/>
        </w:trPr>
        <w:tc>
          <w:tcPr>
            <w:tcW w:w="1440" w:type="dxa"/>
            <w:shd w:val="clear" w:color="auto" w:fill="E2EFD9" w:themeFill="accent6" w:themeFillTint="33"/>
            <w:noWrap/>
          </w:tcPr>
          <w:p w14:paraId="64543901" w14:textId="1F5973E7" w:rsidR="009931EF" w:rsidRDefault="009931EF" w:rsidP="00753BE3">
            <w:pPr>
              <w:rPr>
                <w:ins w:id="59" w:author="jeanne aarhus" w:date="2024-07-10T11:08:00Z" w16du:dateUtc="2024-07-10T16:08:00Z"/>
              </w:rPr>
            </w:pPr>
            <w:ins w:id="60" w:author="jeanne aarhus" w:date="2024-07-10T11:08:00Z" w16du:dateUtc="2024-07-10T16:08:00Z">
              <w:r>
                <w:t>256</w:t>
              </w:r>
            </w:ins>
          </w:p>
        </w:tc>
        <w:tc>
          <w:tcPr>
            <w:tcW w:w="6192" w:type="dxa"/>
            <w:gridSpan w:val="2"/>
            <w:shd w:val="clear" w:color="auto" w:fill="E2EFD9" w:themeFill="accent6" w:themeFillTint="33"/>
            <w:noWrap/>
          </w:tcPr>
          <w:p w14:paraId="0E1BB4AF" w14:textId="519A77D8" w:rsidR="009931EF" w:rsidRDefault="009931EF" w:rsidP="00753BE3">
            <w:pPr>
              <w:rPr>
                <w:ins w:id="61" w:author="jeanne aarhus" w:date="2024-07-10T11:08:00Z" w16du:dateUtc="2024-07-10T16:08:00Z"/>
              </w:rPr>
            </w:pPr>
            <w:ins w:id="62" w:author="jeanne aarhus" w:date="2024-07-10T11:09:00Z" w16du:dateUtc="2024-07-10T16:09:00Z">
              <w:r>
                <w:t>Tangent</w:t>
              </w:r>
            </w:ins>
          </w:p>
        </w:tc>
      </w:tr>
      <w:tr w:rsidR="00C96574" w:rsidRPr="00772AD3" w14:paraId="35E29384" w14:textId="77777777" w:rsidTr="00753BE3">
        <w:trPr>
          <w:ins w:id="63" w:author="jeanne aarhus" w:date="2024-07-10T11:09:00Z"/>
        </w:trPr>
        <w:tc>
          <w:tcPr>
            <w:tcW w:w="1440" w:type="dxa"/>
            <w:shd w:val="clear" w:color="auto" w:fill="E2EFD9" w:themeFill="accent6" w:themeFillTint="33"/>
            <w:noWrap/>
          </w:tcPr>
          <w:p w14:paraId="0C6B53E3" w14:textId="3596C4E8" w:rsidR="009931EF" w:rsidRDefault="009931EF" w:rsidP="00753BE3">
            <w:pPr>
              <w:rPr>
                <w:ins w:id="64" w:author="jeanne aarhus" w:date="2024-07-10T11:09:00Z" w16du:dateUtc="2024-07-10T16:09:00Z"/>
              </w:rPr>
            </w:pPr>
            <w:ins w:id="65" w:author="jeanne aarhus" w:date="2024-07-10T11:09:00Z" w16du:dateUtc="2024-07-10T16:09:00Z">
              <w:r>
                <w:t>512</w:t>
              </w:r>
            </w:ins>
          </w:p>
        </w:tc>
        <w:tc>
          <w:tcPr>
            <w:tcW w:w="6192" w:type="dxa"/>
            <w:gridSpan w:val="2"/>
            <w:shd w:val="clear" w:color="auto" w:fill="E2EFD9" w:themeFill="accent6" w:themeFillTint="33"/>
            <w:noWrap/>
          </w:tcPr>
          <w:p w14:paraId="0C7DF3A0" w14:textId="118F7541" w:rsidR="009931EF" w:rsidRDefault="009931EF" w:rsidP="00753BE3">
            <w:pPr>
              <w:rPr>
                <w:ins w:id="66" w:author="jeanne aarhus" w:date="2024-07-10T11:09:00Z" w16du:dateUtc="2024-07-10T16:09:00Z"/>
              </w:rPr>
            </w:pPr>
            <w:ins w:id="67" w:author="jeanne aarhus" w:date="2024-07-10T11:09:00Z" w16du:dateUtc="2024-07-10T16:09:00Z">
              <w:r>
                <w:t>Nearest</w:t>
              </w:r>
            </w:ins>
          </w:p>
        </w:tc>
      </w:tr>
      <w:tr w:rsidR="00C96574" w:rsidRPr="00772AD3" w14:paraId="15753518" w14:textId="77777777" w:rsidTr="00753BE3">
        <w:trPr>
          <w:cnfStyle w:val="000000100000" w:firstRow="0" w:lastRow="0" w:firstColumn="0" w:lastColumn="0" w:oddVBand="0" w:evenVBand="0" w:oddHBand="1" w:evenHBand="0" w:firstRowFirstColumn="0" w:firstRowLastColumn="0" w:lastRowFirstColumn="0" w:lastRowLastColumn="0"/>
          <w:ins w:id="68" w:author="jeanne aarhus" w:date="2024-07-10T11:09:00Z"/>
        </w:trPr>
        <w:tc>
          <w:tcPr>
            <w:tcW w:w="1440" w:type="dxa"/>
            <w:shd w:val="clear" w:color="auto" w:fill="E2EFD9" w:themeFill="accent6" w:themeFillTint="33"/>
            <w:noWrap/>
          </w:tcPr>
          <w:p w14:paraId="028C04D9" w14:textId="789D99DB" w:rsidR="009931EF" w:rsidRDefault="009931EF" w:rsidP="00753BE3">
            <w:pPr>
              <w:rPr>
                <w:ins w:id="69" w:author="jeanne aarhus" w:date="2024-07-10T11:09:00Z" w16du:dateUtc="2024-07-10T16:09:00Z"/>
              </w:rPr>
            </w:pPr>
            <w:ins w:id="70" w:author="jeanne aarhus" w:date="2024-07-10T11:09:00Z" w16du:dateUtc="2024-07-10T16:09:00Z">
              <w:r>
                <w:t>1024</w:t>
              </w:r>
            </w:ins>
          </w:p>
        </w:tc>
        <w:tc>
          <w:tcPr>
            <w:tcW w:w="6192" w:type="dxa"/>
            <w:gridSpan w:val="2"/>
            <w:shd w:val="clear" w:color="auto" w:fill="E2EFD9" w:themeFill="accent6" w:themeFillTint="33"/>
            <w:noWrap/>
          </w:tcPr>
          <w:p w14:paraId="50A2BAEB" w14:textId="7A500178" w:rsidR="009931EF" w:rsidRDefault="009931EF" w:rsidP="00753BE3">
            <w:pPr>
              <w:rPr>
                <w:ins w:id="71" w:author="jeanne aarhus" w:date="2024-07-10T11:09:00Z" w16du:dateUtc="2024-07-10T16:09:00Z"/>
              </w:rPr>
            </w:pPr>
            <w:ins w:id="72" w:author="jeanne aarhus" w:date="2024-07-10T11:09:00Z" w16du:dateUtc="2024-07-10T16:09:00Z">
              <w:r>
                <w:t>Geometric Center</w:t>
              </w:r>
            </w:ins>
          </w:p>
        </w:tc>
      </w:tr>
      <w:tr w:rsidR="00C96574" w:rsidRPr="00772AD3" w14:paraId="53B6BF4F" w14:textId="77777777" w:rsidTr="00753BE3">
        <w:trPr>
          <w:ins w:id="73" w:author="jeanne aarhus" w:date="2024-07-10T11:09:00Z"/>
        </w:trPr>
        <w:tc>
          <w:tcPr>
            <w:tcW w:w="1440" w:type="dxa"/>
            <w:shd w:val="clear" w:color="auto" w:fill="E2EFD9" w:themeFill="accent6" w:themeFillTint="33"/>
            <w:noWrap/>
          </w:tcPr>
          <w:p w14:paraId="2B38F1CB" w14:textId="4DA8A1CE" w:rsidR="009931EF" w:rsidRDefault="009931EF" w:rsidP="00753BE3">
            <w:pPr>
              <w:rPr>
                <w:ins w:id="74" w:author="jeanne aarhus" w:date="2024-07-10T11:09:00Z" w16du:dateUtc="2024-07-10T16:09:00Z"/>
              </w:rPr>
            </w:pPr>
            <w:ins w:id="75" w:author="jeanne aarhus" w:date="2024-07-10T11:09:00Z" w16du:dateUtc="2024-07-10T16:09:00Z">
              <w:r>
                <w:t>2048</w:t>
              </w:r>
            </w:ins>
          </w:p>
        </w:tc>
        <w:tc>
          <w:tcPr>
            <w:tcW w:w="6192" w:type="dxa"/>
            <w:gridSpan w:val="2"/>
            <w:shd w:val="clear" w:color="auto" w:fill="E2EFD9" w:themeFill="accent6" w:themeFillTint="33"/>
            <w:noWrap/>
          </w:tcPr>
          <w:p w14:paraId="42A0D223" w14:textId="6B03D170" w:rsidR="009931EF" w:rsidRDefault="009931EF" w:rsidP="00753BE3">
            <w:pPr>
              <w:rPr>
                <w:ins w:id="76" w:author="jeanne aarhus" w:date="2024-07-10T11:09:00Z" w16du:dateUtc="2024-07-10T16:09:00Z"/>
              </w:rPr>
            </w:pPr>
            <w:ins w:id="77" w:author="jeanne aarhus" w:date="2024-07-10T11:09:00Z" w16du:dateUtc="2024-07-10T16:09:00Z">
              <w:r>
                <w:t>Apparent Intersection</w:t>
              </w:r>
            </w:ins>
          </w:p>
        </w:tc>
      </w:tr>
      <w:tr w:rsidR="00C96574" w:rsidRPr="00772AD3" w14:paraId="5501FE0B" w14:textId="77777777" w:rsidTr="00753BE3">
        <w:trPr>
          <w:cnfStyle w:val="000000100000" w:firstRow="0" w:lastRow="0" w:firstColumn="0" w:lastColumn="0" w:oddVBand="0" w:evenVBand="0" w:oddHBand="1" w:evenHBand="0" w:firstRowFirstColumn="0" w:firstRowLastColumn="0" w:lastRowFirstColumn="0" w:lastRowLastColumn="0"/>
          <w:ins w:id="78" w:author="jeanne aarhus" w:date="2024-07-10T11:09:00Z"/>
        </w:trPr>
        <w:tc>
          <w:tcPr>
            <w:tcW w:w="1440" w:type="dxa"/>
            <w:shd w:val="clear" w:color="auto" w:fill="E2EFD9" w:themeFill="accent6" w:themeFillTint="33"/>
            <w:noWrap/>
          </w:tcPr>
          <w:p w14:paraId="248F1F53" w14:textId="3EED9970" w:rsidR="009931EF" w:rsidRDefault="009931EF" w:rsidP="00753BE3">
            <w:pPr>
              <w:rPr>
                <w:ins w:id="79" w:author="jeanne aarhus" w:date="2024-07-10T11:09:00Z" w16du:dateUtc="2024-07-10T16:09:00Z"/>
              </w:rPr>
            </w:pPr>
            <w:ins w:id="80" w:author="jeanne aarhus" w:date="2024-07-10T11:09:00Z" w16du:dateUtc="2024-07-10T16:09:00Z">
              <w:r>
                <w:t>4096</w:t>
              </w:r>
            </w:ins>
          </w:p>
        </w:tc>
        <w:tc>
          <w:tcPr>
            <w:tcW w:w="6192" w:type="dxa"/>
            <w:gridSpan w:val="2"/>
            <w:shd w:val="clear" w:color="auto" w:fill="E2EFD9" w:themeFill="accent6" w:themeFillTint="33"/>
            <w:noWrap/>
          </w:tcPr>
          <w:p w14:paraId="21B177A4" w14:textId="313C2A39" w:rsidR="009931EF" w:rsidRDefault="009931EF" w:rsidP="00753BE3">
            <w:pPr>
              <w:rPr>
                <w:ins w:id="81" w:author="jeanne aarhus" w:date="2024-07-10T11:09:00Z" w16du:dateUtc="2024-07-10T16:09:00Z"/>
              </w:rPr>
            </w:pPr>
            <w:ins w:id="82" w:author="jeanne aarhus" w:date="2024-07-10T11:09:00Z" w16du:dateUtc="2024-07-10T16:09:00Z">
              <w:r>
                <w:t>Extension</w:t>
              </w:r>
            </w:ins>
          </w:p>
        </w:tc>
      </w:tr>
      <w:tr w:rsidR="00C96574" w:rsidRPr="00772AD3" w14:paraId="5AD011EA" w14:textId="77777777" w:rsidTr="00753BE3">
        <w:trPr>
          <w:ins w:id="83" w:author="jeanne aarhus" w:date="2024-07-10T11:09:00Z"/>
        </w:trPr>
        <w:tc>
          <w:tcPr>
            <w:tcW w:w="1440" w:type="dxa"/>
            <w:shd w:val="clear" w:color="auto" w:fill="E2EFD9" w:themeFill="accent6" w:themeFillTint="33"/>
            <w:noWrap/>
          </w:tcPr>
          <w:p w14:paraId="7CD0B00E" w14:textId="0AFE53AC" w:rsidR="009931EF" w:rsidRDefault="009931EF" w:rsidP="00753BE3">
            <w:pPr>
              <w:rPr>
                <w:ins w:id="84" w:author="jeanne aarhus" w:date="2024-07-10T11:09:00Z" w16du:dateUtc="2024-07-10T16:09:00Z"/>
              </w:rPr>
            </w:pPr>
            <w:ins w:id="85" w:author="jeanne aarhus" w:date="2024-07-10T11:09:00Z" w16du:dateUtc="2024-07-10T16:09:00Z">
              <w:r>
                <w:t>8192</w:t>
              </w:r>
            </w:ins>
          </w:p>
        </w:tc>
        <w:tc>
          <w:tcPr>
            <w:tcW w:w="6192" w:type="dxa"/>
            <w:gridSpan w:val="2"/>
            <w:shd w:val="clear" w:color="auto" w:fill="E2EFD9" w:themeFill="accent6" w:themeFillTint="33"/>
            <w:noWrap/>
          </w:tcPr>
          <w:p w14:paraId="6CFF0098" w14:textId="4DCC2379" w:rsidR="009931EF" w:rsidRDefault="009931EF" w:rsidP="00753BE3">
            <w:pPr>
              <w:rPr>
                <w:ins w:id="86" w:author="jeanne aarhus" w:date="2024-07-10T11:09:00Z" w16du:dateUtc="2024-07-10T16:09:00Z"/>
              </w:rPr>
            </w:pPr>
            <w:ins w:id="87" w:author="jeanne aarhus" w:date="2024-07-10T11:09:00Z" w16du:dateUtc="2024-07-10T16:09:00Z">
              <w:r>
                <w:t>Parallel</w:t>
              </w:r>
            </w:ins>
          </w:p>
        </w:tc>
      </w:tr>
      <w:tr w:rsidR="00C96574" w:rsidRPr="00772AD3" w14:paraId="4FD8584B" w14:textId="77777777" w:rsidTr="00753BE3">
        <w:trPr>
          <w:cnfStyle w:val="000000100000" w:firstRow="0" w:lastRow="0" w:firstColumn="0" w:lastColumn="0" w:oddVBand="0" w:evenVBand="0" w:oddHBand="1" w:evenHBand="0" w:firstRowFirstColumn="0" w:firstRowLastColumn="0" w:lastRowFirstColumn="0" w:lastRowLastColumn="0"/>
          <w:ins w:id="88" w:author="jeanne aarhus" w:date="2024-07-10T11:09:00Z"/>
        </w:trPr>
        <w:tc>
          <w:tcPr>
            <w:tcW w:w="1440" w:type="dxa"/>
            <w:shd w:val="clear" w:color="auto" w:fill="E2EFD9" w:themeFill="accent6" w:themeFillTint="33"/>
            <w:noWrap/>
          </w:tcPr>
          <w:p w14:paraId="537BF2AC" w14:textId="2FA98941" w:rsidR="009931EF" w:rsidRDefault="009931EF" w:rsidP="00753BE3">
            <w:pPr>
              <w:rPr>
                <w:ins w:id="89" w:author="jeanne aarhus" w:date="2024-07-10T11:09:00Z" w16du:dateUtc="2024-07-10T16:09:00Z"/>
              </w:rPr>
            </w:pPr>
            <w:ins w:id="90" w:author="jeanne aarhus" w:date="2024-07-10T11:10:00Z" w16du:dateUtc="2024-07-10T16:10:00Z">
              <w:r>
                <w:t>1</w:t>
              </w:r>
            </w:ins>
            <w:ins w:id="91" w:author="jeanne aarhus" w:date="2024-07-10T11:09:00Z" w16du:dateUtc="2024-07-10T16:09:00Z">
              <w:r>
                <w:t>63</w:t>
              </w:r>
            </w:ins>
            <w:ins w:id="92" w:author="jeanne aarhus" w:date="2024-07-10T11:10:00Z" w16du:dateUtc="2024-07-10T16:10:00Z">
              <w:r>
                <w:t>84</w:t>
              </w:r>
            </w:ins>
          </w:p>
        </w:tc>
        <w:tc>
          <w:tcPr>
            <w:tcW w:w="6192" w:type="dxa"/>
            <w:gridSpan w:val="2"/>
            <w:shd w:val="clear" w:color="auto" w:fill="E2EFD9" w:themeFill="accent6" w:themeFillTint="33"/>
            <w:noWrap/>
          </w:tcPr>
          <w:p w14:paraId="5519872D" w14:textId="3ABE6273" w:rsidR="009931EF" w:rsidRDefault="009931EF" w:rsidP="00753BE3">
            <w:pPr>
              <w:rPr>
                <w:ins w:id="93" w:author="jeanne aarhus" w:date="2024-07-10T11:09:00Z" w16du:dateUtc="2024-07-10T16:09:00Z"/>
              </w:rPr>
            </w:pPr>
            <w:ins w:id="94" w:author="jeanne aarhus" w:date="2024-07-10T11:10:00Z" w16du:dateUtc="2024-07-10T16:10:00Z">
              <w:r>
                <w:t>Suppresses the current running OSNAPS</w:t>
              </w:r>
            </w:ins>
          </w:p>
        </w:tc>
      </w:tr>
    </w:tbl>
    <w:p w14:paraId="3E6A3EC5" w14:textId="4574BB6F" w:rsidR="00F31365" w:rsidRDefault="00F31365" w:rsidP="0012046D">
      <w:pPr>
        <w:pStyle w:val="H1-Section"/>
      </w:pPr>
      <w:r>
        <w:t>Cycling</w:t>
      </w:r>
      <w:r w:rsidR="00D74212">
        <w:t xml:space="preserve"> in AutoCAD </w:t>
      </w:r>
    </w:p>
    <w:p w14:paraId="5F0E13DD" w14:textId="6341BA05" w:rsidR="00EF1490" w:rsidRDefault="009B6228" w:rsidP="0012046D">
      <w:pPr>
        <w:pStyle w:val="P-Regular"/>
      </w:pPr>
      <w:r>
        <w:t xml:space="preserve">For several years now, </w:t>
      </w:r>
      <w:r w:rsidRPr="00CC6B39">
        <w:t xml:space="preserve">the </w:t>
      </w:r>
      <w:r w:rsidR="009D21E3">
        <w:t>ability</w:t>
      </w:r>
      <w:r w:rsidRPr="00CC6B39">
        <w:t xml:space="preserve"> </w:t>
      </w:r>
      <w:r w:rsidR="003E34BC">
        <w:t>to perform</w:t>
      </w:r>
      <w:r w:rsidRPr="00CC6B39">
        <w:t xml:space="preserve"> </w:t>
      </w:r>
      <w:r w:rsidR="0048344E">
        <w:t xml:space="preserve">object </w:t>
      </w:r>
      <w:r w:rsidRPr="00CC6B39">
        <w:t xml:space="preserve">cycling between objects </w:t>
      </w:r>
      <w:r w:rsidR="003E34BC">
        <w:t xml:space="preserve">using </w:t>
      </w:r>
      <w:r w:rsidR="0033284C">
        <w:t xml:space="preserve">the </w:t>
      </w:r>
      <w:r w:rsidRPr="00CC6B39">
        <w:t xml:space="preserve">mouse </w:t>
      </w:r>
      <w:r w:rsidR="003E34BC">
        <w:t xml:space="preserve">and </w:t>
      </w:r>
      <w:r w:rsidRPr="00CC6B39">
        <w:t>keyboard shortcuts</w:t>
      </w:r>
      <w:r w:rsidR="0048344E">
        <w:t xml:space="preserve"> </w:t>
      </w:r>
      <w:r w:rsidR="003E34BC">
        <w:t xml:space="preserve">has been available to assist in </w:t>
      </w:r>
      <w:r w:rsidR="009D21E3">
        <w:t>selecting</w:t>
      </w:r>
      <w:r w:rsidR="006B5CCA">
        <w:t xml:space="preserve"> </w:t>
      </w:r>
      <w:r w:rsidR="003E34BC">
        <w:t xml:space="preserve">specific overlapping objects. </w:t>
      </w:r>
      <w:r w:rsidR="002C73A1">
        <w:t>In the newer versions of AutoCAD</w:t>
      </w:r>
      <w:r w:rsidR="006D6E38">
        <w:t>,</w:t>
      </w:r>
      <w:r w:rsidR="002C73A1">
        <w:t xml:space="preserve"> you can use the new Selection</w:t>
      </w:r>
      <w:r w:rsidR="002C73A1" w:rsidRPr="002C73A1">
        <w:rPr>
          <w:noProof/>
        </w:rPr>
        <w:t xml:space="preserve"> </w:t>
      </w:r>
      <w:r w:rsidR="002C73A1">
        <w:t xml:space="preserve">Cycling tool available in the </w:t>
      </w:r>
      <w:r w:rsidR="000A4DA8">
        <w:t>Status Bar</w:t>
      </w:r>
      <w:r w:rsidR="002C73A1">
        <w:t>.</w:t>
      </w:r>
      <w:r w:rsidR="002E42F9">
        <w:t xml:space="preserve"> In the next example, let’s look at both methods for object cycling.</w:t>
      </w:r>
    </w:p>
    <w:p w14:paraId="7E75076A" w14:textId="07FEB02F" w:rsidR="00CC6B39" w:rsidRDefault="00D74212" w:rsidP="0012046D">
      <w:pPr>
        <w:pStyle w:val="H2-Heading"/>
      </w:pPr>
      <w:r>
        <w:lastRenderedPageBreak/>
        <w:t>Object Cycling</w:t>
      </w:r>
      <w:r w:rsidR="00FC2531">
        <w:t xml:space="preserve"> “the </w:t>
      </w:r>
      <w:r w:rsidR="00244150">
        <w:t>L</w:t>
      </w:r>
      <w:r w:rsidR="0033284C">
        <w:t xml:space="preserve">egacy </w:t>
      </w:r>
      <w:r w:rsidR="00FC2531">
        <w:t>way</w:t>
      </w:r>
      <w:r w:rsidR="00103D61">
        <w:t>”</w:t>
      </w:r>
    </w:p>
    <w:p w14:paraId="092FE75A" w14:textId="1DA0CCE0" w:rsidR="009B6228" w:rsidRDefault="009B6228" w:rsidP="0012046D">
      <w:pPr>
        <w:pStyle w:val="P-Regular"/>
      </w:pPr>
      <w:r>
        <w:t xml:space="preserve">When you </w:t>
      </w:r>
      <w:r w:rsidR="00244150" w:rsidRPr="008121FB">
        <w:rPr>
          <w:rStyle w:val="P-Italics"/>
        </w:rPr>
        <w:t>Hover</w:t>
      </w:r>
      <w:r w:rsidR="00244150">
        <w:t xml:space="preserve"> </w:t>
      </w:r>
      <w:r w:rsidR="00B24386">
        <w:t>over</w:t>
      </w:r>
      <w:r w:rsidR="00244150">
        <w:t xml:space="preserve"> </w:t>
      </w:r>
      <w:r w:rsidR="00C1609D">
        <w:t xml:space="preserve">overlapping </w:t>
      </w:r>
      <w:r>
        <w:t>object</w:t>
      </w:r>
      <w:r w:rsidR="00C1609D">
        <w:t>s</w:t>
      </w:r>
      <w:r>
        <w:t>, y</w:t>
      </w:r>
      <w:r w:rsidRPr="00CC6B39">
        <w:t xml:space="preserve">ou can use the </w:t>
      </w:r>
      <w:r w:rsidR="00EF1490" w:rsidRPr="00C21A8E">
        <w:rPr>
          <w:rStyle w:val="P-Italics"/>
        </w:rPr>
        <w:t xml:space="preserve">Shift + </w:t>
      </w:r>
      <w:r w:rsidR="00EF1490" w:rsidRPr="00090D97">
        <w:rPr>
          <w:rStyle w:val="P-Italics"/>
        </w:rPr>
        <w:t>Spacebar</w:t>
      </w:r>
      <w:r w:rsidR="0033284C" w:rsidRPr="00CC6B39">
        <w:t xml:space="preserve"> </w:t>
      </w:r>
      <w:r>
        <w:t>shortcut t</w:t>
      </w:r>
      <w:r w:rsidRPr="00CC6B39">
        <w:t xml:space="preserve">o cycle between </w:t>
      </w:r>
      <w:r w:rsidR="00057174">
        <w:t xml:space="preserve">all the </w:t>
      </w:r>
      <w:r w:rsidRPr="00CC6B39">
        <w:t>overlapping objects</w:t>
      </w:r>
      <w:r w:rsidR="005C6718">
        <w:t xml:space="preserve">. </w:t>
      </w:r>
      <w:r w:rsidRPr="00CC6B39">
        <w:t>Once the object you</w:t>
      </w:r>
      <w:r w:rsidR="00057174">
        <w:t xml:space="preserve"> need</w:t>
      </w:r>
      <w:r w:rsidR="006D6E38">
        <w:t xml:space="preserve"> is</w:t>
      </w:r>
      <w:r w:rsidR="00057174">
        <w:t xml:space="preserve"> highlighted, you</w:t>
      </w:r>
      <w:r w:rsidR="00B46B91">
        <w:t xml:space="preserve"> can </w:t>
      </w:r>
      <w:r w:rsidR="00B46B91" w:rsidRPr="007456B4">
        <w:rPr>
          <w:rStyle w:val="P-Italics"/>
        </w:rPr>
        <w:t>left-click</w:t>
      </w:r>
      <w:r w:rsidR="00B46B91" w:rsidRPr="007456B4">
        <w:t xml:space="preserve"> </w:t>
      </w:r>
      <w:r w:rsidR="00B46B91">
        <w:t>to select it</w:t>
      </w:r>
      <w:r w:rsidR="005C6718">
        <w:t>.</w:t>
      </w:r>
      <w:r w:rsidR="00E50ADF">
        <w:rPr>
          <w:noProof/>
        </w:rPr>
        <w:drawing>
          <wp:inline distT="0" distB="0" distL="0" distR="0" wp14:anchorId="6CE66BC1" wp14:editId="5EC0BEF3">
            <wp:extent cx="223546" cy="208643"/>
            <wp:effectExtent l="0" t="0" r="5080" b="0"/>
            <wp:docPr id="766777570" name="Picture 6" descr="A green square with a plu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77570" name="Picture 6" descr="A green square with a plus and a squar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8892" cy="213633"/>
                    </a:xfrm>
                    <a:prstGeom prst="rect">
                      <a:avLst/>
                    </a:prstGeom>
                  </pic:spPr>
                </pic:pic>
              </a:graphicData>
            </a:graphic>
          </wp:inline>
        </w:drawing>
      </w:r>
      <w:r w:rsidR="00BD1FE0">
        <w:t xml:space="preserve"> </w:t>
      </w:r>
    </w:p>
    <w:p w14:paraId="6F1FDC16" w14:textId="0AF34955" w:rsidR="00D2391D" w:rsidRDefault="007B7FF6" w:rsidP="00D2391D">
      <w:pPr>
        <w:pStyle w:val="P-Regular"/>
      </w:pPr>
      <w:r>
        <w:t xml:space="preserve">By default, the </w:t>
      </w:r>
      <w:r w:rsidR="004337A3" w:rsidRPr="00881565">
        <w:t>SELECTIONPREVIEW</w:t>
      </w:r>
      <w:r w:rsidR="004337A3">
        <w:t xml:space="preserve"> </w:t>
      </w:r>
      <w:r w:rsidR="0033284C">
        <w:t xml:space="preserve">system variable </w:t>
      </w:r>
      <w:r>
        <w:t xml:space="preserve">is set to </w:t>
      </w:r>
      <w:r w:rsidRPr="00881565">
        <w:t>3</w:t>
      </w:r>
      <w:r>
        <w:t xml:space="preserve">, which allows a preview of the object under the cursor location. </w:t>
      </w:r>
      <w:r w:rsidR="006D66B3">
        <w:t>Other settings are available as shown in the following table:</w:t>
      </w:r>
    </w:p>
    <w:p w14:paraId="441E06B5" w14:textId="51277887" w:rsidR="00D2391D" w:rsidRDefault="00D2391D" w:rsidP="00D2391D">
      <w:pPr>
        <w:pStyle w:val="P-Regular"/>
        <w:spacing w:before="0" w:after="0" w:line="257" w:lineRule="auto"/>
        <w:rPr>
          <w:b/>
        </w:rPr>
      </w:pPr>
      <w:r w:rsidRPr="001F28F3">
        <w:rPr>
          <w:b/>
        </w:rPr>
        <w:t>SELECTIONPREVIEW</w:t>
      </w:r>
    </w:p>
    <w:tbl>
      <w:tblPr>
        <w:tblStyle w:val="MediumList2-Accent1"/>
        <w:tblW w:w="9181" w:type="dxa"/>
        <w:tblBorders>
          <w:top w:val="single" w:sz="4" w:space="0" w:color="auto"/>
          <w:left w:val="none" w:sz="0" w:space="0" w:color="auto"/>
          <w:bottom w:val="none" w:sz="0" w:space="0" w:color="auto"/>
          <w:right w:val="none" w:sz="0" w:space="0" w:color="auto"/>
          <w:insideH w:val="single" w:sz="4" w:space="0" w:color="auto"/>
        </w:tblBorders>
        <w:tblLayout w:type="fixed"/>
        <w:tblLook w:val="0420" w:firstRow="1" w:lastRow="0" w:firstColumn="0" w:lastColumn="0" w:noHBand="0" w:noVBand="1"/>
      </w:tblPr>
      <w:tblGrid>
        <w:gridCol w:w="1440"/>
        <w:gridCol w:w="7741"/>
      </w:tblGrid>
      <w:tr w:rsidR="00340A1B" w:rsidRPr="00AB52E0" w14:paraId="19E59D7A" w14:textId="77777777" w:rsidTr="002B3D9B">
        <w:trPr>
          <w:cnfStyle w:val="100000000000" w:firstRow="1" w:lastRow="0" w:firstColumn="0" w:lastColumn="0" w:oddVBand="0" w:evenVBand="0" w:oddHBand="0" w:evenHBand="0" w:firstRowFirstColumn="0" w:firstRowLastColumn="0" w:lastRowFirstColumn="0" w:lastRowLastColumn="0"/>
        </w:trPr>
        <w:tc>
          <w:tcPr>
            <w:tcW w:w="9181" w:type="dxa"/>
            <w:gridSpan w:val="2"/>
            <w:tcBorders>
              <w:top w:val="none" w:sz="0" w:space="0" w:color="auto"/>
              <w:left w:val="none" w:sz="0" w:space="0" w:color="auto"/>
              <w:bottom w:val="none" w:sz="0" w:space="0" w:color="auto"/>
              <w:right w:val="none" w:sz="0" w:space="0" w:color="auto"/>
            </w:tcBorders>
            <w:shd w:val="clear" w:color="auto" w:fill="C5E0B3" w:themeFill="accent6" w:themeFillTint="66"/>
            <w:noWrap/>
          </w:tcPr>
          <w:p w14:paraId="2C0EDD85" w14:textId="77777777" w:rsidR="00340A1B" w:rsidRDefault="00340A1B" w:rsidP="00460A72">
            <w:pPr>
              <w:pStyle w:val="P-Regular"/>
              <w:spacing w:before="0" w:after="0" w:line="257" w:lineRule="auto"/>
            </w:pPr>
            <w:r>
              <w:t xml:space="preserve">Objects are highlighted when the </w:t>
            </w:r>
            <w:proofErr w:type="spellStart"/>
            <w:r>
              <w:t>pickbox</w:t>
            </w:r>
            <w:proofErr w:type="spellEnd"/>
            <w:r>
              <w:t xml:space="preserve"> cursor rolls over them. The highlighting indicates that the object would be selected if you clicked it. The setting is stored as a </w:t>
            </w:r>
            <w:proofErr w:type="spellStart"/>
            <w:r>
              <w:t>bitcode</w:t>
            </w:r>
            <w:proofErr w:type="spellEnd"/>
            <w:r>
              <w:t xml:space="preserve"> using the sum of the following values:</w:t>
            </w:r>
          </w:p>
          <w:p w14:paraId="5154FDF9" w14:textId="77777777" w:rsidR="00340A1B" w:rsidRDefault="00340A1B" w:rsidP="00460A72">
            <w:pPr>
              <w:pStyle w:val="P-Regular"/>
              <w:spacing w:before="0" w:after="0" w:line="257" w:lineRule="auto"/>
            </w:pPr>
          </w:p>
          <w:p w14:paraId="44A01E50" w14:textId="77777777" w:rsidR="00340A1B" w:rsidRPr="00AB52E0" w:rsidRDefault="00340A1B" w:rsidP="00460A72">
            <w:pPr>
              <w:pStyle w:val="P-Regular"/>
              <w:spacing w:before="0" w:after="0" w:line="257" w:lineRule="auto"/>
            </w:pPr>
            <w:r>
              <w:t>Type:</w:t>
            </w:r>
            <w:r>
              <w:tab/>
            </w:r>
            <w:r>
              <w:tab/>
            </w:r>
            <w:proofErr w:type="spellStart"/>
            <w:r>
              <w:t>Bitcode</w:t>
            </w:r>
            <w:proofErr w:type="spellEnd"/>
          </w:p>
          <w:p w14:paraId="4DB7A945" w14:textId="77777777" w:rsidR="00340A1B" w:rsidRPr="00AB52E0" w:rsidRDefault="00340A1B" w:rsidP="00460A72">
            <w:pPr>
              <w:pStyle w:val="P-Regular"/>
              <w:spacing w:before="0" w:after="0" w:line="257" w:lineRule="auto"/>
            </w:pPr>
            <w:r w:rsidRPr="00AB52E0">
              <w:t xml:space="preserve">Saved in: </w:t>
            </w:r>
            <w:r>
              <w:tab/>
            </w:r>
            <w:r w:rsidRPr="00AB52E0">
              <w:t>Registry</w:t>
            </w:r>
          </w:p>
        </w:tc>
      </w:tr>
      <w:tr w:rsidR="00340A1B" w:rsidRPr="00AB52E0" w14:paraId="701A0D9C" w14:textId="77777777" w:rsidTr="002B3D9B">
        <w:trPr>
          <w:cnfStyle w:val="000000100000" w:firstRow="0" w:lastRow="0" w:firstColumn="0" w:lastColumn="0" w:oddVBand="0" w:evenVBand="0" w:oddHBand="1" w:evenHBand="0" w:firstRowFirstColumn="0" w:firstRowLastColumn="0" w:lastRowFirstColumn="0" w:lastRowLastColumn="0"/>
        </w:trPr>
        <w:tc>
          <w:tcPr>
            <w:tcW w:w="1440" w:type="dxa"/>
            <w:tcBorders>
              <w:top w:val="none" w:sz="0" w:space="0" w:color="auto"/>
              <w:bottom w:val="none" w:sz="0" w:space="0" w:color="auto"/>
              <w:right w:val="none" w:sz="0" w:space="0" w:color="auto"/>
            </w:tcBorders>
            <w:shd w:val="clear" w:color="auto" w:fill="E2EFD9" w:themeFill="accent6" w:themeFillTint="33"/>
            <w:noWrap/>
          </w:tcPr>
          <w:p w14:paraId="18D709E5" w14:textId="77777777" w:rsidR="00340A1B" w:rsidRPr="00AB52E0" w:rsidRDefault="00340A1B" w:rsidP="00460A72">
            <w:r w:rsidRPr="00AB52E0">
              <w:t>0</w:t>
            </w:r>
          </w:p>
        </w:tc>
        <w:tc>
          <w:tcPr>
            <w:tcW w:w="7740" w:type="dxa"/>
            <w:tcBorders>
              <w:top w:val="none" w:sz="0" w:space="0" w:color="auto"/>
              <w:left w:val="none" w:sz="0" w:space="0" w:color="auto"/>
              <w:bottom w:val="none" w:sz="0" w:space="0" w:color="auto"/>
            </w:tcBorders>
            <w:shd w:val="clear" w:color="auto" w:fill="E2EFD9" w:themeFill="accent6" w:themeFillTint="33"/>
            <w:noWrap/>
          </w:tcPr>
          <w:p w14:paraId="0CA34EFE" w14:textId="77777777" w:rsidR="00340A1B" w:rsidRPr="00AB52E0" w:rsidRDefault="00340A1B" w:rsidP="00460A72">
            <w:r>
              <w:t xml:space="preserve">OFF (will </w:t>
            </w:r>
            <w:r w:rsidRPr="004B2032">
              <w:t>improv</w:t>
            </w:r>
            <w:r>
              <w:t>e</w:t>
            </w:r>
            <w:r w:rsidRPr="004B2032">
              <w:t xml:space="preserve"> the performance of AutoCAD</w:t>
            </w:r>
            <w:r>
              <w:t>)</w:t>
            </w:r>
          </w:p>
        </w:tc>
      </w:tr>
      <w:tr w:rsidR="00340A1B" w:rsidRPr="00AB52E0" w14:paraId="0DC2FB81" w14:textId="77777777" w:rsidTr="002B3D9B">
        <w:tc>
          <w:tcPr>
            <w:tcW w:w="1440" w:type="dxa"/>
            <w:shd w:val="clear" w:color="auto" w:fill="E2EFD9" w:themeFill="accent6" w:themeFillTint="33"/>
            <w:noWrap/>
          </w:tcPr>
          <w:p w14:paraId="32890160" w14:textId="77777777" w:rsidR="00340A1B" w:rsidRPr="00AB52E0" w:rsidRDefault="00340A1B" w:rsidP="00460A72">
            <w:r w:rsidRPr="00AB52E0">
              <w:t>1</w:t>
            </w:r>
          </w:p>
        </w:tc>
        <w:tc>
          <w:tcPr>
            <w:tcW w:w="7740" w:type="dxa"/>
            <w:shd w:val="clear" w:color="auto" w:fill="E2EFD9" w:themeFill="accent6" w:themeFillTint="33"/>
            <w:noWrap/>
          </w:tcPr>
          <w:p w14:paraId="4D068256" w14:textId="77777777" w:rsidR="00340A1B" w:rsidRPr="00AB52E0" w:rsidRDefault="00340A1B" w:rsidP="00460A72">
            <w:r w:rsidRPr="00AB52E0">
              <w:t>O</w:t>
            </w:r>
            <w:r>
              <w:t xml:space="preserve">N when no commands are active </w:t>
            </w:r>
            <w:r w:rsidRPr="00AB52E0">
              <w:t>(the list dialog does not display)</w:t>
            </w:r>
          </w:p>
        </w:tc>
      </w:tr>
      <w:tr w:rsidR="00340A1B" w:rsidRPr="00AB52E0" w14:paraId="50E9F2F9" w14:textId="77777777" w:rsidTr="002B3D9B">
        <w:trPr>
          <w:cnfStyle w:val="000000100000" w:firstRow="0" w:lastRow="0" w:firstColumn="0" w:lastColumn="0" w:oddVBand="0" w:evenVBand="0" w:oddHBand="1" w:evenHBand="0" w:firstRowFirstColumn="0" w:firstRowLastColumn="0" w:lastRowFirstColumn="0" w:lastRowLastColumn="0"/>
        </w:trPr>
        <w:tc>
          <w:tcPr>
            <w:tcW w:w="1440" w:type="dxa"/>
            <w:tcBorders>
              <w:top w:val="none" w:sz="0" w:space="0" w:color="auto"/>
              <w:bottom w:val="none" w:sz="0" w:space="0" w:color="auto"/>
              <w:right w:val="none" w:sz="0" w:space="0" w:color="auto"/>
            </w:tcBorders>
            <w:shd w:val="clear" w:color="auto" w:fill="E2EFD9" w:themeFill="accent6" w:themeFillTint="33"/>
            <w:noWrap/>
          </w:tcPr>
          <w:p w14:paraId="0C374AAD" w14:textId="77777777" w:rsidR="00340A1B" w:rsidRPr="00AB52E0" w:rsidRDefault="00340A1B" w:rsidP="00460A72">
            <w:r w:rsidRPr="00AB52E0">
              <w:t>2</w:t>
            </w:r>
          </w:p>
        </w:tc>
        <w:tc>
          <w:tcPr>
            <w:tcW w:w="7740" w:type="dxa"/>
            <w:tcBorders>
              <w:top w:val="none" w:sz="0" w:space="0" w:color="auto"/>
              <w:left w:val="none" w:sz="0" w:space="0" w:color="auto"/>
              <w:bottom w:val="none" w:sz="0" w:space="0" w:color="auto"/>
            </w:tcBorders>
            <w:shd w:val="clear" w:color="auto" w:fill="E2EFD9" w:themeFill="accent6" w:themeFillTint="33"/>
            <w:noWrap/>
          </w:tcPr>
          <w:p w14:paraId="403874E9" w14:textId="77777777" w:rsidR="00340A1B" w:rsidRPr="00AB52E0" w:rsidRDefault="00340A1B" w:rsidP="00460A72">
            <w:r>
              <w:t>ON when a command prompts for object selection</w:t>
            </w:r>
            <w:r w:rsidRPr="00AB52E0">
              <w:t xml:space="preserve"> (the list dialog displays the selected objects that you can cycle through)</w:t>
            </w:r>
          </w:p>
        </w:tc>
      </w:tr>
      <w:tr w:rsidR="00340A1B" w:rsidRPr="00AB52E0" w14:paraId="644F8268" w14:textId="77777777" w:rsidTr="002B3D9B">
        <w:tc>
          <w:tcPr>
            <w:tcW w:w="1440" w:type="dxa"/>
            <w:shd w:val="clear" w:color="auto" w:fill="E2EFD9" w:themeFill="accent6" w:themeFillTint="33"/>
            <w:noWrap/>
          </w:tcPr>
          <w:p w14:paraId="3A1B1C9D" w14:textId="77777777" w:rsidR="00340A1B" w:rsidRPr="00AB52E0" w:rsidRDefault="00340A1B" w:rsidP="00460A72">
            <w:r>
              <w:t>3 (default)</w:t>
            </w:r>
          </w:p>
        </w:tc>
        <w:tc>
          <w:tcPr>
            <w:tcW w:w="7740" w:type="dxa"/>
            <w:shd w:val="clear" w:color="auto" w:fill="E2EFD9" w:themeFill="accent6" w:themeFillTint="33"/>
            <w:noWrap/>
          </w:tcPr>
          <w:p w14:paraId="3D258AED" w14:textId="77777777" w:rsidR="00340A1B" w:rsidRDefault="00340A1B" w:rsidP="00460A72">
            <w:r>
              <w:t>ON when you “hover” over an object</w:t>
            </w:r>
          </w:p>
        </w:tc>
      </w:tr>
    </w:tbl>
    <w:p w14:paraId="089F740A" w14:textId="77777777" w:rsidR="00EE2839" w:rsidRDefault="00EE2839" w:rsidP="00EE2839">
      <w:pPr>
        <w:pStyle w:val="SP-Editorial"/>
        <w:rPr>
          <w:rStyle w:val="P-URL"/>
        </w:rPr>
      </w:pPr>
      <w:r>
        <w:t>To the PD: Please convert this table into an image.</w:t>
      </w:r>
    </w:p>
    <w:p w14:paraId="4E7F44B1" w14:textId="41B41836" w:rsidR="000B302D" w:rsidRPr="00DD2FC7" w:rsidRDefault="000B302D" w:rsidP="0012046D">
      <w:r>
        <w:t>Use the following steps to use the</w:t>
      </w:r>
      <w:r w:rsidR="00101EA1">
        <w:t xml:space="preserve"> </w:t>
      </w:r>
      <w:r>
        <w:t>“LEGACY”</w:t>
      </w:r>
      <w:r w:rsidR="00101EA1">
        <w:t xml:space="preserve"> </w:t>
      </w:r>
      <w:r>
        <w:t>method for cycling between overlapping objects.</w:t>
      </w:r>
    </w:p>
    <w:p w14:paraId="68C28F96" w14:textId="0F486386" w:rsidR="00B46B91" w:rsidRDefault="00B46B91" w:rsidP="0012046D">
      <w:pPr>
        <w:pStyle w:val="L-Numbers"/>
        <w:numPr>
          <w:ilvl w:val="0"/>
          <w:numId w:val="28"/>
        </w:numPr>
      </w:pPr>
      <w:r>
        <w:t xml:space="preserve">Open the </w:t>
      </w:r>
      <w:r w:rsidRPr="003A43D2">
        <w:rPr>
          <w:rStyle w:val="P-Code"/>
        </w:rPr>
        <w:t>1-</w:t>
      </w:r>
      <w:r>
        <w:rPr>
          <w:rStyle w:val="P-Code"/>
        </w:rPr>
        <w:t>5</w:t>
      </w:r>
      <w:r w:rsidRPr="003A43D2">
        <w:rPr>
          <w:rStyle w:val="P-Code"/>
        </w:rPr>
        <w:t>_</w:t>
      </w:r>
      <w:r>
        <w:rPr>
          <w:rStyle w:val="P-Code"/>
        </w:rPr>
        <w:t xml:space="preserve">Object </w:t>
      </w:r>
      <w:proofErr w:type="spellStart"/>
      <w:r>
        <w:rPr>
          <w:rStyle w:val="P-Code"/>
        </w:rPr>
        <w:t>Cycling</w:t>
      </w:r>
      <w:r w:rsidRPr="003A43D2">
        <w:rPr>
          <w:rStyle w:val="P-Code"/>
        </w:rPr>
        <w:t>.dwg</w:t>
      </w:r>
      <w:proofErr w:type="spellEnd"/>
      <w:r w:rsidR="00101EA1" w:rsidRPr="00101EA1">
        <w:t xml:space="preserve"> </w:t>
      </w:r>
      <w:r w:rsidR="00101EA1">
        <w:t>file</w:t>
      </w:r>
      <w:r w:rsidRPr="003A43D2">
        <w:t>.</w:t>
      </w:r>
    </w:p>
    <w:p w14:paraId="48AE584A" w14:textId="2C599B85" w:rsidR="00B84382" w:rsidRDefault="00720A15" w:rsidP="0012046D">
      <w:pPr>
        <w:pStyle w:val="L-Numbers"/>
        <w:numPr>
          <w:ilvl w:val="0"/>
          <w:numId w:val="28"/>
        </w:numPr>
      </w:pPr>
      <w:r w:rsidRPr="008121FB">
        <w:rPr>
          <w:rStyle w:val="P-Italics"/>
        </w:rPr>
        <w:t>Hover</w:t>
      </w:r>
      <w:r>
        <w:rPr>
          <w:noProof/>
        </w:rPr>
        <w:t xml:space="preserve"> </w:t>
      </w:r>
      <w:r w:rsidR="00101EA1">
        <w:rPr>
          <w:noProof/>
        </w:rPr>
        <w:t xml:space="preserve">the mouse over </w:t>
      </w:r>
      <w:r w:rsidR="002A74C9">
        <w:rPr>
          <w:noProof/>
        </w:rPr>
        <w:t xml:space="preserve">the overlapping objects at </w:t>
      </w:r>
      <w:r w:rsidR="002A74C9" w:rsidRPr="00B84382">
        <w:rPr>
          <w:rStyle w:val="P-Bold"/>
        </w:rPr>
        <w:t>P1</w:t>
      </w:r>
      <w:r w:rsidR="002A74C9">
        <w:rPr>
          <w:noProof/>
        </w:rPr>
        <w:t xml:space="preserve"> and use </w:t>
      </w:r>
      <w:r w:rsidR="00D54F4F" w:rsidRPr="00D54F4F">
        <w:rPr>
          <w:rStyle w:val="P-Italics"/>
        </w:rPr>
        <w:t>Shift</w:t>
      </w:r>
      <w:r w:rsidR="00D54F4F">
        <w:rPr>
          <w:rStyle w:val="P-Italics"/>
        </w:rPr>
        <w:t xml:space="preserve"> </w:t>
      </w:r>
      <w:r w:rsidR="00D54F4F" w:rsidRPr="00D54F4F">
        <w:rPr>
          <w:rStyle w:val="P-Italics"/>
        </w:rPr>
        <w:t>+</w:t>
      </w:r>
      <w:r w:rsidR="00D54F4F">
        <w:rPr>
          <w:rStyle w:val="P-Italics"/>
        </w:rPr>
        <w:t xml:space="preserve"> </w:t>
      </w:r>
      <w:r w:rsidR="00BF4DE9">
        <w:rPr>
          <w:rStyle w:val="P-Italics"/>
        </w:rPr>
        <w:t>S</w:t>
      </w:r>
      <w:r w:rsidR="00BF4DE9" w:rsidRPr="00D54F4F">
        <w:rPr>
          <w:rStyle w:val="P-Italics"/>
        </w:rPr>
        <w:t>pacebar</w:t>
      </w:r>
      <w:r w:rsidR="00BF4DE9">
        <w:rPr>
          <w:noProof/>
        </w:rPr>
        <w:t xml:space="preserve"> </w:t>
      </w:r>
      <w:r w:rsidR="002A74C9">
        <w:rPr>
          <w:noProof/>
        </w:rPr>
        <w:t>to cycle between the objects at that location. You will find that there are four objects at this location</w:t>
      </w:r>
      <w:r w:rsidR="00A21636">
        <w:rPr>
          <w:noProof/>
        </w:rPr>
        <w:t xml:space="preserve">: </w:t>
      </w:r>
    </w:p>
    <w:p w14:paraId="17BA54C7" w14:textId="0CE4A642" w:rsidR="002A74C9" w:rsidRDefault="002A74C9" w:rsidP="0012046D">
      <w:pPr>
        <w:pStyle w:val="L-Regular"/>
      </w:pPr>
      <w:r w:rsidDel="00A21636">
        <w:rPr>
          <w:noProof/>
        </w:rPr>
        <w:t>LINE, LINE, POLYLINE, POLYLINE</w:t>
      </w:r>
    </w:p>
    <w:p w14:paraId="62530F76" w14:textId="6FE7D960" w:rsidR="002A74C9" w:rsidRDefault="002A74C9" w:rsidP="0012046D">
      <w:pPr>
        <w:pStyle w:val="L-Numbers"/>
      </w:pPr>
      <w:r>
        <w:lastRenderedPageBreak/>
        <w:t xml:space="preserve">Use </w:t>
      </w:r>
      <w:r w:rsidR="00A21636" w:rsidRPr="006E2CDD">
        <w:rPr>
          <w:rStyle w:val="P-Italics"/>
        </w:rPr>
        <w:t xml:space="preserve">Shift </w:t>
      </w:r>
      <w:r w:rsidRPr="006E2CDD">
        <w:rPr>
          <w:rStyle w:val="P-Italics"/>
        </w:rPr>
        <w:t>+</w:t>
      </w:r>
      <w:r w:rsidR="00A21636" w:rsidRPr="006E2CDD">
        <w:rPr>
          <w:rStyle w:val="P-Italics"/>
        </w:rPr>
        <w:t xml:space="preserve"> </w:t>
      </w:r>
      <w:r w:rsidR="002B3FAD">
        <w:rPr>
          <w:rStyle w:val="P-Italics"/>
        </w:rPr>
        <w:t>S</w:t>
      </w:r>
      <w:r w:rsidR="002B3FAD" w:rsidRPr="006E2CDD">
        <w:rPr>
          <w:rStyle w:val="P-Italics"/>
        </w:rPr>
        <w:t>pacebar</w:t>
      </w:r>
      <w:r w:rsidR="002B3FAD">
        <w:t xml:space="preserve"> </w:t>
      </w:r>
      <w:r>
        <w:t>to toggle the highlight between all four objects</w:t>
      </w:r>
      <w:r w:rsidR="005C6718">
        <w:t xml:space="preserve">. </w:t>
      </w:r>
      <w:r>
        <w:t>When the object you want to select is highlighted,</w:t>
      </w:r>
      <w:r w:rsidR="00AE2D4F">
        <w:t xml:space="preserve"> release </w:t>
      </w:r>
      <w:r w:rsidR="00AE2D4F" w:rsidRPr="00AE2D4F">
        <w:rPr>
          <w:rStyle w:val="P-Italics"/>
        </w:rPr>
        <w:t>S</w:t>
      </w:r>
      <w:r w:rsidR="00DD2FC7">
        <w:rPr>
          <w:rStyle w:val="P-Italics"/>
        </w:rPr>
        <w:t>hift</w:t>
      </w:r>
      <w:r w:rsidR="00AE2D4F" w:rsidRPr="00AE2D4F">
        <w:rPr>
          <w:rStyle w:val="P-Italics"/>
        </w:rPr>
        <w:t xml:space="preserve"> + </w:t>
      </w:r>
      <w:r w:rsidR="002B3FAD">
        <w:rPr>
          <w:rStyle w:val="P-Italics"/>
        </w:rPr>
        <w:t>S</w:t>
      </w:r>
      <w:r w:rsidR="002B3FAD" w:rsidRPr="00AE2D4F">
        <w:rPr>
          <w:rStyle w:val="P-Italics"/>
        </w:rPr>
        <w:t>pacebar</w:t>
      </w:r>
      <w:r w:rsidR="002B3FAD">
        <w:t xml:space="preserve"> </w:t>
      </w:r>
      <w:r w:rsidR="00AE2D4F">
        <w:t xml:space="preserve">and </w:t>
      </w:r>
      <w:r w:rsidR="00B46B91" w:rsidRPr="002B3FAD">
        <w:rPr>
          <w:rStyle w:val="P-Italics"/>
        </w:rPr>
        <w:t>left-click</w:t>
      </w:r>
      <w:r>
        <w:t xml:space="preserve"> to select that object.</w:t>
      </w:r>
    </w:p>
    <w:p w14:paraId="6A1DA538" w14:textId="7E1FB02E" w:rsidR="00AE2D4F" w:rsidRDefault="00AE2D4F" w:rsidP="0012046D">
      <w:pPr>
        <w:pStyle w:val="L-Numbers"/>
      </w:pPr>
      <w:r>
        <w:t xml:space="preserve">Use the </w:t>
      </w:r>
      <w:r w:rsidRPr="00B84382">
        <w:rPr>
          <w:rStyle w:val="P-Italics"/>
        </w:rPr>
        <w:t>E</w:t>
      </w:r>
      <w:r w:rsidR="00B84382" w:rsidRPr="00B84382">
        <w:rPr>
          <w:rStyle w:val="P-Italics"/>
        </w:rPr>
        <w:t>sc</w:t>
      </w:r>
      <w:r>
        <w:t xml:space="preserve"> key to clear the active selection set.</w:t>
      </w:r>
    </w:p>
    <w:p w14:paraId="208726BF" w14:textId="78EE3738" w:rsidR="00873BF8" w:rsidRDefault="00873BF8" w:rsidP="0012046D">
      <w:r>
        <w:t xml:space="preserve">Next, </w:t>
      </w:r>
      <w:r w:rsidR="006743C2">
        <w:t>let's</w:t>
      </w:r>
      <w:r>
        <w:t xml:space="preserve"> learn how to use the new method for controlling the selection of overlapping objects.</w:t>
      </w:r>
    </w:p>
    <w:p w14:paraId="27851269" w14:textId="3ACAD797" w:rsidR="002A74C9" w:rsidRDefault="00FC2531" w:rsidP="0012046D">
      <w:pPr>
        <w:pStyle w:val="H2-Heading"/>
      </w:pPr>
      <w:r>
        <w:t>Object</w:t>
      </w:r>
      <w:r w:rsidR="002A74C9">
        <w:t xml:space="preserve"> Cycling</w:t>
      </w:r>
      <w:r>
        <w:t xml:space="preserve"> “the </w:t>
      </w:r>
      <w:r w:rsidR="00720A15">
        <w:t>N</w:t>
      </w:r>
      <w:r w:rsidR="00101EA1">
        <w:t xml:space="preserve">ew </w:t>
      </w:r>
      <w:r>
        <w:t>way</w:t>
      </w:r>
      <w:r w:rsidR="00A522D6">
        <w:t>”</w:t>
      </w:r>
    </w:p>
    <w:p w14:paraId="3720193E" w14:textId="5F0C465B" w:rsidR="002A74C9" w:rsidRPr="00195100" w:rsidRDefault="009F3D06" w:rsidP="0012046D">
      <w:r>
        <w:t xml:space="preserve">In this exercise, we will look at the </w:t>
      </w:r>
      <w:r w:rsidR="00502F3F">
        <w:t xml:space="preserve">dialog option provided by </w:t>
      </w:r>
      <w:r>
        <w:t>n</w:t>
      </w:r>
      <w:r w:rsidR="002A74C9">
        <w:t xml:space="preserve">ewer versions of AutoCAD </w:t>
      </w:r>
      <w:r w:rsidR="00502F3F">
        <w:t>to assist</w:t>
      </w:r>
      <w:r w:rsidR="00C67B5B">
        <w:t xml:space="preserve"> with </w:t>
      </w:r>
      <w:r w:rsidR="008567A0">
        <w:t>selecting</w:t>
      </w:r>
      <w:r w:rsidR="00C67B5B">
        <w:t xml:space="preserve"> </w:t>
      </w:r>
      <w:r w:rsidR="002A74C9">
        <w:t xml:space="preserve">overlapping objects using </w:t>
      </w:r>
      <w:r w:rsidR="00CF7966">
        <w:t xml:space="preserve">the </w:t>
      </w:r>
      <w:r w:rsidR="00CC2444" w:rsidRPr="00CC2444">
        <w:t>SELECTION CYCLING</w:t>
      </w:r>
      <w:r w:rsidR="00CC2444">
        <w:t xml:space="preserve"> </w:t>
      </w:r>
      <w:r w:rsidR="00CF7966">
        <w:t xml:space="preserve">tool </w:t>
      </w:r>
      <w:r w:rsidR="002A74C9">
        <w:t xml:space="preserve">in the </w:t>
      </w:r>
      <w:r w:rsidR="003952DB">
        <w:t>Status Bar</w:t>
      </w:r>
      <w:r w:rsidR="002A74C9">
        <w:t xml:space="preserve">. Use this </w:t>
      </w:r>
      <w:r w:rsidR="003673E2">
        <w:t>method</w:t>
      </w:r>
      <w:r w:rsidR="002A74C9">
        <w:t xml:space="preserve"> if you struggle to see the highlighted objects</w:t>
      </w:r>
      <w:r w:rsidR="00E60E16">
        <w:t xml:space="preserve"> demonstrated in the previous method</w:t>
      </w:r>
      <w:r w:rsidR="00502F3F">
        <w:t>:</w:t>
      </w:r>
    </w:p>
    <w:p w14:paraId="657523DB" w14:textId="5F6D3BFC" w:rsidR="002A74C9" w:rsidRDefault="002A74C9" w:rsidP="0012046D">
      <w:pPr>
        <w:pStyle w:val="L-Numbers"/>
        <w:numPr>
          <w:ilvl w:val="0"/>
          <w:numId w:val="29"/>
        </w:numPr>
      </w:pPr>
      <w:r>
        <w:t xml:space="preserve">Continue using the </w:t>
      </w:r>
      <w:r w:rsidRPr="003A43D2">
        <w:rPr>
          <w:rStyle w:val="P-Code"/>
        </w:rPr>
        <w:t>1-</w:t>
      </w:r>
      <w:r w:rsidR="0049794E" w:rsidRPr="003A43D2">
        <w:rPr>
          <w:rStyle w:val="P-Code"/>
        </w:rPr>
        <w:t>5</w:t>
      </w:r>
      <w:r w:rsidR="0009317B">
        <w:rPr>
          <w:rStyle w:val="P-Code"/>
        </w:rPr>
        <w:t xml:space="preserve"> </w:t>
      </w:r>
      <w:r w:rsidRPr="003A43D2">
        <w:rPr>
          <w:rStyle w:val="P-Code"/>
        </w:rPr>
        <w:t xml:space="preserve">Object </w:t>
      </w:r>
      <w:proofErr w:type="spellStart"/>
      <w:r w:rsidRPr="003A43D2">
        <w:rPr>
          <w:rStyle w:val="P-Code"/>
        </w:rPr>
        <w:t>Cycling.dwg</w:t>
      </w:r>
      <w:proofErr w:type="spellEnd"/>
      <w:r w:rsidR="00906DC2" w:rsidRPr="00906DC2">
        <w:t xml:space="preserve"> </w:t>
      </w:r>
      <w:r w:rsidR="00906DC2">
        <w:t>file</w:t>
      </w:r>
      <w:r w:rsidR="004E1E27">
        <w:t>.</w:t>
      </w:r>
    </w:p>
    <w:p w14:paraId="59ED7B92" w14:textId="76AE6FD3" w:rsidR="002A74C9" w:rsidRDefault="002A74C9" w:rsidP="0012046D">
      <w:pPr>
        <w:pStyle w:val="L-Numbers"/>
      </w:pPr>
      <w:r>
        <w:t>By default,</w:t>
      </w:r>
      <w:r w:rsidR="00F41A3D">
        <w:t xml:space="preserve"> the</w:t>
      </w:r>
      <w:r w:rsidR="006D6E38">
        <w:t xml:space="preserve"> </w:t>
      </w:r>
      <w:r w:rsidR="00F41A3D" w:rsidRPr="00F41A3D">
        <w:rPr>
          <w:rStyle w:val="P-Bold"/>
        </w:rPr>
        <w:t>Selection Cycling</w:t>
      </w:r>
      <w:r w:rsidR="00F41A3D">
        <w:t xml:space="preserve"> tool </w:t>
      </w:r>
      <w:r>
        <w:t xml:space="preserve">is turned </w:t>
      </w:r>
      <w:r w:rsidR="00753FFF">
        <w:t>OFF</w:t>
      </w:r>
      <w:r w:rsidR="005C6718">
        <w:t xml:space="preserve">. </w:t>
      </w:r>
      <w:r>
        <w:t xml:space="preserve">Using the </w:t>
      </w:r>
      <w:r w:rsidR="006D6E38">
        <w:t>Status Bar</w:t>
      </w:r>
      <w:r>
        <w:t xml:space="preserve">, </w:t>
      </w:r>
      <w:r w:rsidR="005B4049" w:rsidRPr="006D6E38">
        <w:rPr>
          <w:rStyle w:val="P-Italics"/>
        </w:rPr>
        <w:t>left-click</w:t>
      </w:r>
      <w:r>
        <w:t xml:space="preserve"> on the “hamburger” icon </w:t>
      </w:r>
      <w:r w:rsidR="00994EB7">
        <w:rPr>
          <w:noProof/>
        </w:rPr>
        <w:drawing>
          <wp:inline distT="0" distB="0" distL="0" distR="0" wp14:anchorId="4ED23196" wp14:editId="70C52F1E">
            <wp:extent cx="171450" cy="205740"/>
            <wp:effectExtent l="0" t="0" r="6350" b="0"/>
            <wp:docPr id="1745923809" name="Picture 7"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23809" name="Picture 7" descr="A black and white text box&#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4269" cy="209123"/>
                    </a:xfrm>
                    <a:prstGeom prst="rect">
                      <a:avLst/>
                    </a:prstGeom>
                  </pic:spPr>
                </pic:pic>
              </a:graphicData>
            </a:graphic>
          </wp:inline>
        </w:drawing>
      </w:r>
      <w:r w:rsidR="00F41A3D">
        <w:t>to turn on</w:t>
      </w:r>
      <w:r>
        <w:t xml:space="preserve"> </w:t>
      </w:r>
      <w:r w:rsidR="00946468">
        <w:rPr>
          <w:rStyle w:val="P-Bold"/>
        </w:rPr>
        <w:t>S</w:t>
      </w:r>
      <w:r w:rsidR="00946468" w:rsidRPr="00946468">
        <w:rPr>
          <w:rStyle w:val="P-Bold"/>
        </w:rPr>
        <w:t xml:space="preserve">election </w:t>
      </w:r>
      <w:r w:rsidR="00F41A3D" w:rsidRPr="00946468">
        <w:rPr>
          <w:rStyle w:val="P-Bold"/>
        </w:rPr>
        <w:t>Cycling</w:t>
      </w:r>
      <w:r>
        <w:t>.</w:t>
      </w:r>
      <w:r w:rsidR="00994EB7">
        <w:t xml:space="preserve"> </w:t>
      </w:r>
      <w:r w:rsidR="00994EB7">
        <w:rPr>
          <w:noProof/>
        </w:rPr>
        <w:drawing>
          <wp:inline distT="0" distB="0" distL="0" distR="0" wp14:anchorId="2AEB3E62" wp14:editId="1DC4F511">
            <wp:extent cx="228600" cy="213360"/>
            <wp:effectExtent l="0" t="0" r="0" b="2540"/>
            <wp:docPr id="1241002101" name="Picture 8" descr="A green square with a plus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02101" name="Picture 8" descr="A green square with a plus and a squar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1602" cy="216162"/>
                    </a:xfrm>
                    <a:prstGeom prst="rect">
                      <a:avLst/>
                    </a:prstGeom>
                  </pic:spPr>
                </pic:pic>
              </a:graphicData>
            </a:graphic>
          </wp:inline>
        </w:drawing>
      </w:r>
    </w:p>
    <w:p w14:paraId="57611839" w14:textId="36215765" w:rsidR="002A74C9" w:rsidRDefault="006B0F3E" w:rsidP="0012046D">
      <w:pPr>
        <w:pStyle w:val="L-Numbers"/>
      </w:pPr>
      <w:r w:rsidRPr="008121FB">
        <w:rPr>
          <w:rStyle w:val="P-Italics"/>
        </w:rPr>
        <w:t>Hover</w:t>
      </w:r>
      <w:r>
        <w:rPr>
          <w:noProof/>
        </w:rPr>
        <w:t xml:space="preserve"> </w:t>
      </w:r>
      <w:r w:rsidR="00101EA1">
        <w:rPr>
          <w:noProof/>
        </w:rPr>
        <w:t>the mouse over</w:t>
      </w:r>
      <w:r w:rsidR="00471C21">
        <w:rPr>
          <w:noProof/>
        </w:rPr>
        <w:t xml:space="preserve"> </w:t>
      </w:r>
      <w:r w:rsidR="002A74C9">
        <w:rPr>
          <w:noProof/>
        </w:rPr>
        <w:t xml:space="preserve">the overlapping objects at </w:t>
      </w:r>
      <w:r w:rsidR="002A74C9" w:rsidRPr="003D597A">
        <w:rPr>
          <w:rStyle w:val="P-Bold"/>
        </w:rPr>
        <w:t>P1</w:t>
      </w:r>
      <w:r w:rsidR="002A74C9">
        <w:rPr>
          <w:noProof/>
        </w:rPr>
        <w:t xml:space="preserve"> and make note of the </w:t>
      </w:r>
      <w:r w:rsidR="00E1694F" w:rsidRPr="007E6D65">
        <w:rPr>
          <w:rStyle w:val="P-Bold"/>
        </w:rPr>
        <w:t>Cursor Badge</w:t>
      </w:r>
      <w:r w:rsidR="00E1694F">
        <w:rPr>
          <w:noProof/>
        </w:rPr>
        <w:t xml:space="preserve"> </w:t>
      </w:r>
      <w:r w:rsidR="00906DC2">
        <w:rPr>
          <w:noProof/>
        </w:rPr>
        <w:t>that</w:t>
      </w:r>
      <w:r w:rsidR="002A74C9">
        <w:rPr>
          <w:noProof/>
        </w:rPr>
        <w:t xml:space="preserve"> inform</w:t>
      </w:r>
      <w:r w:rsidR="00906DC2">
        <w:rPr>
          <w:noProof/>
        </w:rPr>
        <w:t>s</w:t>
      </w:r>
      <w:r w:rsidR="002A74C9">
        <w:rPr>
          <w:noProof/>
        </w:rPr>
        <w:t xml:space="preserve"> you of </w:t>
      </w:r>
      <w:r w:rsidR="00471C21">
        <w:rPr>
          <w:noProof/>
        </w:rPr>
        <w:t xml:space="preserve">the </w:t>
      </w:r>
      <w:r w:rsidR="002A74C9">
        <w:rPr>
          <w:noProof/>
        </w:rPr>
        <w:t>overlapping objects at this point.</w:t>
      </w:r>
      <w:r w:rsidR="00C1686B">
        <w:rPr>
          <w:noProof/>
        </w:rPr>
        <w:drawing>
          <wp:inline distT="0" distB="0" distL="0" distR="0" wp14:anchorId="2391F294" wp14:editId="6F55BF51">
            <wp:extent cx="171450" cy="171450"/>
            <wp:effectExtent l="0" t="0" r="6350" b="6350"/>
            <wp:docPr id="13291668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66816" name="Picture 132916681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992" cy="177992"/>
                    </a:xfrm>
                    <a:prstGeom prst="rect">
                      <a:avLst/>
                    </a:prstGeom>
                  </pic:spPr>
                </pic:pic>
              </a:graphicData>
            </a:graphic>
          </wp:inline>
        </w:drawing>
      </w:r>
    </w:p>
    <w:p w14:paraId="42EB1BB9" w14:textId="4316622D" w:rsidR="002A74C9" w:rsidRDefault="002A74C9" w:rsidP="0012046D">
      <w:pPr>
        <w:pStyle w:val="L-Numbers"/>
      </w:pPr>
      <w:r>
        <w:t xml:space="preserve">Select </w:t>
      </w:r>
      <w:r w:rsidRPr="008D4273">
        <w:t xml:space="preserve">the overlapping objects at </w:t>
      </w:r>
      <w:r w:rsidRPr="00B01F86">
        <w:rPr>
          <w:rStyle w:val="P-Bold"/>
        </w:rPr>
        <w:t>P1</w:t>
      </w:r>
      <w:r w:rsidR="00A023D8">
        <w:rPr>
          <w:rStyle w:val="P-Bold"/>
        </w:rPr>
        <w:t>,</w:t>
      </w:r>
      <w:r w:rsidRPr="008D4273">
        <w:t xml:space="preserve"> and </w:t>
      </w:r>
      <w:r>
        <w:t xml:space="preserve">a </w:t>
      </w:r>
      <w:r w:rsidRPr="00362DB6">
        <w:rPr>
          <w:rStyle w:val="P-Bold"/>
        </w:rPr>
        <w:t>Selection</w:t>
      </w:r>
      <w:r>
        <w:t xml:space="preserve"> dialog opens to display all objects </w:t>
      </w:r>
      <w:r w:rsidRPr="008D4273">
        <w:t>at</w:t>
      </w:r>
      <w:r>
        <w:t xml:space="preserve"> that location. </w:t>
      </w:r>
    </w:p>
    <w:p w14:paraId="108C964E" w14:textId="62A537B4" w:rsidR="001C6091" w:rsidRDefault="002A74C9" w:rsidP="001C6091">
      <w:pPr>
        <w:pStyle w:val="P-CalloutHeading"/>
      </w:pPr>
      <w:r>
        <w:t xml:space="preserve">Note </w:t>
      </w:r>
    </w:p>
    <w:p w14:paraId="6246B056" w14:textId="590FD525" w:rsidR="00225BEA" w:rsidRDefault="002A74C9" w:rsidP="0012046D">
      <w:pPr>
        <w:pStyle w:val="P-Callout"/>
      </w:pPr>
      <w:r>
        <w:t>You can turn of</w:t>
      </w:r>
      <w:r w:rsidR="00DF243E">
        <w:t>f</w:t>
      </w:r>
      <w:r>
        <w:t xml:space="preserve"> the display of </w:t>
      </w:r>
      <w:r w:rsidR="008860EA">
        <w:t xml:space="preserve">the </w:t>
      </w:r>
      <w:r>
        <w:t xml:space="preserve">cursor badges using the </w:t>
      </w:r>
      <w:r w:rsidR="00906DC2">
        <w:t xml:space="preserve">CURSORBADGE </w:t>
      </w:r>
      <w:r>
        <w:t>system variable</w:t>
      </w:r>
      <w:r w:rsidR="00752FB1">
        <w:t>.</w:t>
      </w:r>
    </w:p>
    <w:tbl>
      <w:tblPr>
        <w:tblStyle w:val="MediumList2-Accent1"/>
        <w:tblW w:w="7920" w:type="dxa"/>
        <w:tblBorders>
          <w:top w:val="none" w:sz="0" w:space="0" w:color="auto"/>
          <w:left w:val="none" w:sz="0" w:space="0" w:color="auto"/>
          <w:bottom w:val="single" w:sz="4" w:space="0" w:color="000000" w:themeColor="text1"/>
          <w:right w:val="none" w:sz="0" w:space="0" w:color="auto"/>
          <w:insideH w:val="single" w:sz="4" w:space="0" w:color="000000" w:themeColor="text1"/>
        </w:tblBorders>
        <w:tblLayout w:type="fixed"/>
        <w:tblLook w:val="0420" w:firstRow="1" w:lastRow="0" w:firstColumn="0" w:lastColumn="0" w:noHBand="0" w:noVBand="1"/>
      </w:tblPr>
      <w:tblGrid>
        <w:gridCol w:w="1440"/>
        <w:gridCol w:w="6192"/>
        <w:gridCol w:w="288"/>
      </w:tblGrid>
      <w:tr w:rsidR="00867A77" w:rsidRPr="00791C84" w14:paraId="754B7F1C" w14:textId="77777777" w:rsidTr="00867A77">
        <w:trPr>
          <w:cnfStyle w:val="100000000000" w:firstRow="1" w:lastRow="0" w:firstColumn="0" w:lastColumn="0" w:oddVBand="0" w:evenVBand="0" w:oddHBand="0" w:evenHBand="0" w:firstRowFirstColumn="0" w:firstRowLastColumn="0" w:lastRowFirstColumn="0" w:lastRowLastColumn="0"/>
        </w:trPr>
        <w:tc>
          <w:tcPr>
            <w:tcW w:w="7920" w:type="dxa"/>
            <w:gridSpan w:val="3"/>
            <w:tcBorders>
              <w:top w:val="none" w:sz="0" w:space="0" w:color="auto"/>
              <w:left w:val="none" w:sz="0" w:space="0" w:color="auto"/>
              <w:bottom w:val="nil"/>
              <w:right w:val="none" w:sz="0" w:space="0" w:color="auto"/>
            </w:tcBorders>
            <w:shd w:val="clear" w:color="auto" w:fill="auto"/>
            <w:noWrap/>
          </w:tcPr>
          <w:p w14:paraId="5372C70F" w14:textId="5613A0CA" w:rsidR="00867A77" w:rsidRPr="002144DC" w:rsidRDefault="00867A77" w:rsidP="002144DC">
            <w:pPr>
              <w:rPr>
                <w:bCs/>
              </w:rPr>
            </w:pPr>
            <w:r w:rsidRPr="002144DC">
              <w:rPr>
                <w:rFonts w:eastAsia="Arial"/>
                <w:b/>
                <w:noProof/>
                <w:color w:val="auto"/>
                <w:lang w:val="en"/>
              </w:rPr>
              <w:t>CURSORBADGE</w:t>
            </w:r>
          </w:p>
        </w:tc>
      </w:tr>
      <w:tr w:rsidR="00867A77" w:rsidRPr="00AB52E0" w14:paraId="1B6B0316" w14:textId="77777777" w:rsidTr="00867A77">
        <w:trPr>
          <w:cnfStyle w:val="000000100000" w:firstRow="0" w:lastRow="0" w:firstColumn="0" w:lastColumn="0" w:oddVBand="0" w:evenVBand="0" w:oddHBand="1" w:evenHBand="0" w:firstRowFirstColumn="0" w:firstRowLastColumn="0" w:lastRowFirstColumn="0" w:lastRowLastColumn="0"/>
        </w:trPr>
        <w:tc>
          <w:tcPr>
            <w:tcW w:w="7920" w:type="dxa"/>
            <w:gridSpan w:val="3"/>
            <w:shd w:val="clear" w:color="auto" w:fill="C5E0B3" w:themeFill="accent6" w:themeFillTint="66"/>
            <w:noWrap/>
          </w:tcPr>
          <w:p w14:paraId="6C584E41" w14:textId="42EEE9AB" w:rsidR="00867A77" w:rsidRDefault="00867A77" w:rsidP="002144DC">
            <w:pPr>
              <w:pStyle w:val="P-Regular"/>
              <w:spacing w:before="0" w:after="0" w:line="257" w:lineRule="auto"/>
            </w:pPr>
            <w:r w:rsidRPr="008D4273">
              <w:t xml:space="preserve">Determines </w:t>
            </w:r>
            <w:r>
              <w:t>which</w:t>
            </w:r>
            <w:r w:rsidRPr="008D4273">
              <w:t xml:space="preserve"> cursor badges are displayed in the drawing area</w:t>
            </w:r>
            <w:r w:rsidR="002F02AF">
              <w:t xml:space="preserve"> when </w:t>
            </w:r>
            <w:r w:rsidR="004C7890">
              <w:t xml:space="preserve">hovering </w:t>
            </w:r>
            <w:r w:rsidR="00823C5A">
              <w:t>on</w:t>
            </w:r>
            <w:r w:rsidR="004C7890">
              <w:t xml:space="preserve"> an object</w:t>
            </w:r>
            <w:r w:rsidRPr="008D4273">
              <w:t xml:space="preserve">. </w:t>
            </w:r>
          </w:p>
          <w:p w14:paraId="12BF01D6" w14:textId="5581B4FE" w:rsidR="00867A77" w:rsidRDefault="00867A77" w:rsidP="002144DC">
            <w:pPr>
              <w:pStyle w:val="P-Regular"/>
              <w:spacing w:before="0" w:after="0" w:line="257" w:lineRule="auto"/>
            </w:pPr>
            <w:r>
              <w:t>Type:</w:t>
            </w:r>
            <w:r>
              <w:tab/>
            </w:r>
            <w:r w:rsidR="002144DC">
              <w:tab/>
            </w:r>
            <w:r>
              <w:t>Integer</w:t>
            </w:r>
          </w:p>
          <w:p w14:paraId="44B629B6" w14:textId="77777777" w:rsidR="00867A77" w:rsidRPr="00AB52E0" w:rsidRDefault="00867A77" w:rsidP="002144DC">
            <w:pPr>
              <w:pStyle w:val="P-Regular"/>
              <w:spacing w:before="0" w:after="0" w:line="257" w:lineRule="auto"/>
            </w:pPr>
            <w:r w:rsidRPr="00AB52E0">
              <w:t xml:space="preserve">Saved in: </w:t>
            </w:r>
            <w:r>
              <w:tab/>
            </w:r>
            <w:r w:rsidRPr="00AB52E0">
              <w:t>Registry</w:t>
            </w:r>
          </w:p>
        </w:tc>
      </w:tr>
      <w:tr w:rsidR="00867A77" w:rsidRPr="00AB52E0" w14:paraId="3A9EE751" w14:textId="77777777" w:rsidTr="002144DC">
        <w:trPr>
          <w:gridAfter w:val="1"/>
          <w:wAfter w:w="288" w:type="dxa"/>
        </w:trPr>
        <w:tc>
          <w:tcPr>
            <w:tcW w:w="1440" w:type="dxa"/>
            <w:tcBorders>
              <w:top w:val="nil"/>
            </w:tcBorders>
            <w:shd w:val="clear" w:color="auto" w:fill="E2EFD9" w:themeFill="accent6" w:themeFillTint="33"/>
            <w:noWrap/>
          </w:tcPr>
          <w:p w14:paraId="73621FE8" w14:textId="77777777" w:rsidR="00867A77" w:rsidRPr="00AB52E0" w:rsidRDefault="00867A77" w:rsidP="0012046D">
            <w:r w:rsidRPr="00AB52E0">
              <w:lastRenderedPageBreak/>
              <w:t>1</w:t>
            </w:r>
          </w:p>
        </w:tc>
        <w:tc>
          <w:tcPr>
            <w:tcW w:w="6192" w:type="dxa"/>
            <w:tcBorders>
              <w:top w:val="nil"/>
            </w:tcBorders>
            <w:shd w:val="clear" w:color="auto" w:fill="E2EFD9" w:themeFill="accent6" w:themeFillTint="33"/>
            <w:noWrap/>
          </w:tcPr>
          <w:p w14:paraId="166EFAF9" w14:textId="4F70E1DA" w:rsidR="00867A77" w:rsidRPr="00AB52E0" w:rsidRDefault="00867A77" w:rsidP="0012046D">
            <w:r w:rsidRPr="00AE1A59">
              <w:t xml:space="preserve">Turns </w:t>
            </w:r>
            <w:r w:rsidR="004C7890" w:rsidRPr="00AE1A59">
              <w:t xml:space="preserve">OFF </w:t>
            </w:r>
            <w:r w:rsidRPr="00AE1A59">
              <w:t>cursor badges used in the following commands: AREA, COPY, DIST, ERASE, ID, LIST, MASSPROP, MEASUREGEOM, MOVE, ROTATE, SCALE, TRIM, and ZOOM</w:t>
            </w:r>
          </w:p>
        </w:tc>
      </w:tr>
      <w:tr w:rsidR="00867A77" w:rsidRPr="00AB52E0" w14:paraId="178FD063" w14:textId="77777777" w:rsidTr="002144DC">
        <w:trPr>
          <w:gridAfter w:val="1"/>
          <w:cnfStyle w:val="000000100000" w:firstRow="0" w:lastRow="0" w:firstColumn="0" w:lastColumn="0" w:oddVBand="0" w:evenVBand="0" w:oddHBand="1" w:evenHBand="0" w:firstRowFirstColumn="0" w:firstRowLastColumn="0" w:lastRowFirstColumn="0" w:lastRowLastColumn="0"/>
          <w:wAfter w:w="288" w:type="dxa"/>
        </w:trPr>
        <w:tc>
          <w:tcPr>
            <w:tcW w:w="1440" w:type="dxa"/>
            <w:tcBorders>
              <w:top w:val="none" w:sz="0" w:space="0" w:color="auto"/>
              <w:bottom w:val="none" w:sz="0" w:space="0" w:color="auto"/>
              <w:right w:val="none" w:sz="0" w:space="0" w:color="auto"/>
            </w:tcBorders>
            <w:shd w:val="clear" w:color="auto" w:fill="E2EFD9" w:themeFill="accent6" w:themeFillTint="33"/>
            <w:noWrap/>
          </w:tcPr>
          <w:p w14:paraId="7D1CE57D" w14:textId="77777777" w:rsidR="00867A77" w:rsidRPr="00AB52E0" w:rsidRDefault="00867A77" w:rsidP="0012046D">
            <w:r w:rsidRPr="00AB52E0">
              <w:t>2</w:t>
            </w:r>
            <w:r>
              <w:t xml:space="preserve"> (default)</w:t>
            </w:r>
          </w:p>
        </w:tc>
        <w:tc>
          <w:tcPr>
            <w:tcW w:w="6192" w:type="dxa"/>
            <w:tcBorders>
              <w:top w:val="none" w:sz="0" w:space="0" w:color="auto"/>
              <w:left w:val="none" w:sz="0" w:space="0" w:color="auto"/>
              <w:bottom w:val="none" w:sz="0" w:space="0" w:color="auto"/>
            </w:tcBorders>
            <w:shd w:val="clear" w:color="auto" w:fill="E2EFD9" w:themeFill="accent6" w:themeFillTint="33"/>
            <w:noWrap/>
          </w:tcPr>
          <w:p w14:paraId="589CEF29" w14:textId="38955A3D" w:rsidR="00867A77" w:rsidRPr="00AB52E0" w:rsidRDefault="00867A77" w:rsidP="0012046D">
            <w:r w:rsidRPr="00AE1A59">
              <w:t xml:space="preserve">Turns </w:t>
            </w:r>
            <w:r w:rsidR="004C7890" w:rsidRPr="00AE1A59">
              <w:t xml:space="preserve">ON </w:t>
            </w:r>
            <w:r w:rsidRPr="00AE1A59">
              <w:t>all cursor badges</w:t>
            </w:r>
          </w:p>
        </w:tc>
      </w:tr>
    </w:tbl>
    <w:p w14:paraId="68B3D838" w14:textId="77777777" w:rsidR="0001337F" w:rsidRDefault="0001337F" w:rsidP="0001337F">
      <w:pPr>
        <w:pStyle w:val="SP-Editorial"/>
        <w:rPr>
          <w:rStyle w:val="P-URL"/>
        </w:rPr>
      </w:pPr>
      <w:r>
        <w:t>To the PD: Please convert this table into an image.</w:t>
      </w:r>
    </w:p>
    <w:p w14:paraId="1ABAF93E" w14:textId="66861343" w:rsidR="00A63E4E" w:rsidRPr="0012046D" w:rsidRDefault="00A63E4E" w:rsidP="0012046D">
      <w:pPr>
        <w:pStyle w:val="H3-Subheading"/>
      </w:pPr>
      <w:r w:rsidRPr="0012046D">
        <w:t>Selection Cycling Settings</w:t>
      </w:r>
    </w:p>
    <w:p w14:paraId="299828C0" w14:textId="4201A6EF" w:rsidR="00A63E4E" w:rsidRPr="0012046D" w:rsidRDefault="00A63E4E" w:rsidP="0012046D">
      <w:r w:rsidRPr="0012046D">
        <w:t xml:space="preserve">You can control how the selection cycling dialog appears and what it contains using the Selection </w:t>
      </w:r>
      <w:r w:rsidR="002E4115" w:rsidRPr="0012046D">
        <w:t>Cycling</w:t>
      </w:r>
      <w:r w:rsidRPr="0012046D">
        <w:t xml:space="preserve"> Settings.</w:t>
      </w:r>
    </w:p>
    <w:p w14:paraId="5448C371" w14:textId="796C7AA8" w:rsidR="00A63E4E" w:rsidRPr="00DF0CBD" w:rsidRDefault="00A63E4E" w:rsidP="0012046D">
      <w:pPr>
        <w:pStyle w:val="L-Numbers"/>
        <w:numPr>
          <w:ilvl w:val="0"/>
          <w:numId w:val="62"/>
        </w:numPr>
      </w:pPr>
      <w:r w:rsidRPr="0012046D">
        <w:t xml:space="preserve">Using the Status Bar, </w:t>
      </w:r>
      <w:r w:rsidRPr="00400B5D">
        <w:rPr>
          <w:rStyle w:val="P-Italics"/>
        </w:rPr>
        <w:t>right-click</w:t>
      </w:r>
      <w:r w:rsidRPr="0012046D">
        <w:t xml:space="preserve"> on the </w:t>
      </w:r>
      <w:r w:rsidRPr="00400B5D">
        <w:rPr>
          <w:rStyle w:val="P-Bold"/>
        </w:rPr>
        <w:t>Selection Cycling</w:t>
      </w:r>
      <w:r w:rsidRPr="0012046D">
        <w:t xml:space="preserve"> button </w:t>
      </w:r>
      <w:r w:rsidRPr="00DF0CBD">
        <w:rPr>
          <w:noProof/>
        </w:rPr>
        <w:drawing>
          <wp:inline distT="0" distB="0" distL="0" distR="0" wp14:anchorId="1042D6BD" wp14:editId="4D5274C0">
            <wp:extent cx="198116" cy="190496"/>
            <wp:effectExtent l="0" t="0" r="0" b="635"/>
            <wp:docPr id="77332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21116"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8116" cy="190496"/>
                    </a:xfrm>
                    <a:prstGeom prst="rect">
                      <a:avLst/>
                    </a:prstGeom>
                  </pic:spPr>
                </pic:pic>
              </a:graphicData>
            </a:graphic>
          </wp:inline>
        </w:drawing>
      </w:r>
      <w:r w:rsidRPr="00DF0CBD">
        <w:t xml:space="preserve"> to access the </w:t>
      </w:r>
      <w:r w:rsidRPr="00400B5D">
        <w:rPr>
          <w:rStyle w:val="P-Bold"/>
        </w:rPr>
        <w:t>Selection Cycling Settings</w:t>
      </w:r>
      <w:r w:rsidRPr="00DF0CBD">
        <w:t>.</w:t>
      </w:r>
    </w:p>
    <w:p w14:paraId="7F91371C" w14:textId="44CF86A3" w:rsidR="00A63E4E" w:rsidRDefault="00A63E4E" w:rsidP="0012046D">
      <w:pPr>
        <w:pStyle w:val="L-Numbers"/>
      </w:pPr>
      <w:r w:rsidRPr="00DF0CBD">
        <w:t xml:space="preserve">Using the Drafting Settings dialog, </w:t>
      </w:r>
      <w:r w:rsidR="002E4115" w:rsidRPr="00DF0CBD">
        <w:t xml:space="preserve">use the </w:t>
      </w:r>
      <w:r w:rsidR="002E4115" w:rsidRPr="00400B5D">
        <w:rPr>
          <w:rStyle w:val="P-Bold"/>
        </w:rPr>
        <w:t xml:space="preserve">Quadrant </w:t>
      </w:r>
      <w:r w:rsidR="002E4115" w:rsidRPr="00400B5D">
        <w:t>and</w:t>
      </w:r>
      <w:r w:rsidR="002E4115" w:rsidRPr="00400B5D">
        <w:rPr>
          <w:rStyle w:val="P-Bold"/>
        </w:rPr>
        <w:t xml:space="preserve"> Distance</w:t>
      </w:r>
      <w:r w:rsidR="002E4115" w:rsidRPr="00DF0CBD">
        <w:t xml:space="preserve"> settings to define where and how far away the dialog appears from your cursor.  You can also choose the </w:t>
      </w:r>
      <w:r w:rsidR="002E4115" w:rsidRPr="00400B5D">
        <w:rPr>
          <w:rStyle w:val="P-Bold"/>
        </w:rPr>
        <w:t>Static</w:t>
      </w:r>
      <w:r w:rsidR="002E4115" w:rsidRPr="00DF0CBD">
        <w:t xml:space="preserve"> location, and the dialog will appear at the same location regardless of your cursor location.</w:t>
      </w:r>
    </w:p>
    <w:p w14:paraId="4A742C9D" w14:textId="7BD327FB" w:rsidR="00A150E1" w:rsidRDefault="00A150E1" w:rsidP="0012046D">
      <w:pPr>
        <w:pStyle w:val="L-Numbers"/>
      </w:pPr>
      <w:r>
        <w:t xml:space="preserve">You may also prefer to turn </w:t>
      </w:r>
      <w:r w:rsidR="001127D8">
        <w:t xml:space="preserve">OFF </w:t>
      </w:r>
      <w:r>
        <w:t xml:space="preserve">the </w:t>
      </w:r>
      <w:proofErr w:type="spellStart"/>
      <w:r w:rsidRPr="001127D8">
        <w:rPr>
          <w:rStyle w:val="P-Bold"/>
        </w:rPr>
        <w:t>Titlebar</w:t>
      </w:r>
      <w:proofErr w:type="spellEnd"/>
      <w:r>
        <w:t xml:space="preserve">, as it is </w:t>
      </w:r>
      <w:r w:rsidR="006A4581">
        <w:t>unnecessary</w:t>
      </w:r>
      <w:r w:rsidR="00952BFE">
        <w:t>.</w:t>
      </w:r>
    </w:p>
    <w:p w14:paraId="3A4CE2E6" w14:textId="77777777" w:rsidR="00CA0466" w:rsidRPr="00DF0CBD" w:rsidRDefault="00CA0466" w:rsidP="00CA0466"/>
    <w:p w14:paraId="0949E177" w14:textId="77777777" w:rsidR="00A63E4E" w:rsidRDefault="00A63E4E" w:rsidP="001127D8">
      <w:pPr>
        <w:jc w:val="center"/>
      </w:pPr>
      <w:r w:rsidRPr="00A63E4E">
        <w:rPr>
          <w:noProof/>
        </w:rPr>
        <w:drawing>
          <wp:inline distT="0" distB="0" distL="0" distR="0" wp14:anchorId="33A912F9" wp14:editId="681F7B23">
            <wp:extent cx="2624328" cy="1591056"/>
            <wp:effectExtent l="0" t="0" r="5080" b="9525"/>
            <wp:docPr id="168305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5360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24328" cy="1591056"/>
                    </a:xfrm>
                    <a:prstGeom prst="rect">
                      <a:avLst/>
                    </a:prstGeom>
                  </pic:spPr>
                </pic:pic>
              </a:graphicData>
            </a:graphic>
          </wp:inline>
        </w:drawing>
      </w:r>
    </w:p>
    <w:p w14:paraId="73A7772B" w14:textId="0D0858C9" w:rsidR="00A63E4E" w:rsidRPr="00A63E4E" w:rsidRDefault="00A63E4E" w:rsidP="0064375E">
      <w:pPr>
        <w:pStyle w:val="IMG-Caption"/>
      </w:pPr>
      <w:r w:rsidRPr="00297C3A">
        <w:t xml:space="preserve">Figure </w:t>
      </w:r>
      <w:r w:rsidR="00CA4F4A" w:rsidRPr="00297C3A">
        <w:t>1.</w:t>
      </w:r>
      <w:r w:rsidRPr="00297C3A">
        <w:fldChar w:fldCharType="begin"/>
      </w:r>
      <w:r w:rsidRPr="00297C3A">
        <w:instrText xml:space="preserve"> SEQ Figure \* ARABIC </w:instrText>
      </w:r>
      <w:r w:rsidRPr="00297C3A">
        <w:fldChar w:fldCharType="separate"/>
      </w:r>
      <w:r w:rsidRPr="00297C3A">
        <w:rPr>
          <w:noProof/>
        </w:rPr>
        <w:t>11</w:t>
      </w:r>
      <w:r w:rsidRPr="00297C3A">
        <w:fldChar w:fldCharType="end"/>
      </w:r>
      <w:r w:rsidRPr="00297C3A">
        <w:t>: Selection Cycling Settings</w:t>
      </w:r>
    </w:p>
    <w:p w14:paraId="05ECCF2E" w14:textId="4FD40D6C" w:rsidR="008860EA" w:rsidRDefault="008860EA" w:rsidP="0012046D">
      <w:pPr>
        <w:pStyle w:val="P-Regular"/>
      </w:pPr>
      <w:r>
        <w:t xml:space="preserve">In this </w:t>
      </w:r>
      <w:r w:rsidR="00440798">
        <w:t>exercise</w:t>
      </w:r>
      <w:r>
        <w:t xml:space="preserve">, we learned how to better control the selection of overlapping objects using both </w:t>
      </w:r>
      <w:r w:rsidR="000F538A">
        <w:t>legacy and new methods</w:t>
      </w:r>
      <w:r>
        <w:t>.</w:t>
      </w:r>
    </w:p>
    <w:p w14:paraId="20E1466D" w14:textId="5867DF35" w:rsidR="00752FB1" w:rsidRPr="00752FB1" w:rsidRDefault="008860EA" w:rsidP="0012046D">
      <w:pPr>
        <w:pStyle w:val="P-Regular"/>
      </w:pPr>
      <w:r>
        <w:t xml:space="preserve">Next, let’s learn how to control </w:t>
      </w:r>
      <w:r w:rsidR="0042440A">
        <w:t>OSNAP</w:t>
      </w:r>
      <w:r>
        <w:t xml:space="preserve"> Cycling.</w:t>
      </w:r>
    </w:p>
    <w:p w14:paraId="55ECFE35" w14:textId="544C5C99" w:rsidR="00F31365" w:rsidRDefault="00EB66C6" w:rsidP="0012046D">
      <w:pPr>
        <w:pStyle w:val="H2-Heading"/>
      </w:pPr>
      <w:r>
        <w:lastRenderedPageBreak/>
        <w:t xml:space="preserve">OSNAP </w:t>
      </w:r>
      <w:r w:rsidR="00D74212">
        <w:t>Cycling</w:t>
      </w:r>
    </w:p>
    <w:p w14:paraId="3A38DFE7" w14:textId="2B3101AE" w:rsidR="00916A08" w:rsidRDefault="008860EA" w:rsidP="0012046D">
      <w:pPr>
        <w:pStyle w:val="P-Regular"/>
      </w:pPr>
      <w:r>
        <w:t xml:space="preserve">In this </w:t>
      </w:r>
      <w:r w:rsidR="00440798">
        <w:t>exercise</w:t>
      </w:r>
      <w:r>
        <w:t xml:space="preserve">, let’s investigate how to control the use of our running </w:t>
      </w:r>
      <w:r w:rsidR="008D712C">
        <w:t>OSNAPs</w:t>
      </w:r>
      <w:r>
        <w:t xml:space="preserve"> </w:t>
      </w:r>
      <w:r w:rsidR="00916A08">
        <w:t xml:space="preserve">to better control which </w:t>
      </w:r>
      <w:r w:rsidR="0009317B">
        <w:t xml:space="preserve">OSNAP </w:t>
      </w:r>
      <w:r w:rsidR="00916A08">
        <w:t>method is applied. D</w:t>
      </w:r>
      <w:r w:rsidR="00BF5D8E">
        <w:t xml:space="preserve">o you know all the shortcuts </w:t>
      </w:r>
      <w:r w:rsidR="00916A08">
        <w:t xml:space="preserve">available </w:t>
      </w:r>
      <w:r w:rsidR="00BF5D8E">
        <w:t xml:space="preserve">to simplify your daily use of </w:t>
      </w:r>
      <w:r w:rsidR="008D712C">
        <w:t>OSNAPs</w:t>
      </w:r>
      <w:r w:rsidR="00BF5D8E">
        <w:t xml:space="preserve">? </w:t>
      </w:r>
    </w:p>
    <w:p w14:paraId="35608528" w14:textId="0954A5A1" w:rsidR="00842B8A" w:rsidRPr="00341141" w:rsidRDefault="00842B8A" w:rsidP="0012046D">
      <w:pPr>
        <w:pStyle w:val="L-Numbers"/>
        <w:numPr>
          <w:ilvl w:val="0"/>
          <w:numId w:val="13"/>
        </w:numPr>
        <w:rPr>
          <w:rFonts w:ascii="Arial" w:hAnsi="Arial"/>
          <w:b/>
          <w:shd w:val="clear" w:color="auto" w:fill="73FDD6"/>
        </w:rPr>
      </w:pPr>
      <w:r>
        <w:t xml:space="preserve">Open the </w:t>
      </w:r>
      <w:r w:rsidRPr="003A43D2">
        <w:rPr>
          <w:rStyle w:val="P-Code"/>
        </w:rPr>
        <w:t>1-</w:t>
      </w:r>
      <w:r w:rsidR="0049794E" w:rsidRPr="003A43D2">
        <w:rPr>
          <w:rStyle w:val="P-Code"/>
        </w:rPr>
        <w:t>6</w:t>
      </w:r>
      <w:r w:rsidR="000E68C0">
        <w:rPr>
          <w:rStyle w:val="P-Code"/>
        </w:rPr>
        <w:t xml:space="preserve"> </w:t>
      </w:r>
      <w:r w:rsidRPr="003A43D2">
        <w:rPr>
          <w:rStyle w:val="P-Code"/>
        </w:rPr>
        <w:t>OSNAP</w:t>
      </w:r>
      <w:r w:rsidR="002A25DF" w:rsidRPr="003A43D2">
        <w:rPr>
          <w:rStyle w:val="P-Code"/>
        </w:rPr>
        <w:t xml:space="preserve"> </w:t>
      </w:r>
      <w:proofErr w:type="spellStart"/>
      <w:r w:rsidR="002A25DF" w:rsidRPr="003A43D2">
        <w:rPr>
          <w:rStyle w:val="P-Code"/>
        </w:rPr>
        <w:t>Cycling</w:t>
      </w:r>
      <w:r w:rsidRPr="003A43D2">
        <w:rPr>
          <w:rStyle w:val="P-Code"/>
        </w:rPr>
        <w:t>.dwg</w:t>
      </w:r>
      <w:proofErr w:type="spellEnd"/>
      <w:r w:rsidR="008D712C" w:rsidRPr="008D712C">
        <w:t xml:space="preserve"> </w:t>
      </w:r>
      <w:r w:rsidR="008D712C">
        <w:t>file</w:t>
      </w:r>
      <w:r w:rsidR="00F7341B">
        <w:t>.</w:t>
      </w:r>
    </w:p>
    <w:p w14:paraId="6F752955" w14:textId="2B617E92" w:rsidR="00341141" w:rsidRPr="00341141" w:rsidRDefault="00341141" w:rsidP="00341141">
      <w:pPr>
        <w:rPr>
          <w:rStyle w:val="P-Bold"/>
          <w:rFonts w:asciiTheme="minorHAnsi" w:hAnsiTheme="minorHAnsi"/>
          <w:b w:val="0"/>
          <w:shd w:val="clear" w:color="auto" w:fill="auto"/>
        </w:rPr>
      </w:pPr>
      <w:r>
        <w:t>Before we begin these next few examples, we need to verify which OSNAPs are currently running.</w:t>
      </w:r>
    </w:p>
    <w:p w14:paraId="3F8BC2D1" w14:textId="2AE67C92" w:rsidR="00DD2FC7" w:rsidRDefault="00842B8A" w:rsidP="0012046D">
      <w:pPr>
        <w:pStyle w:val="L-Numbers"/>
      </w:pPr>
      <w:r>
        <w:t xml:space="preserve">Using the </w:t>
      </w:r>
      <w:r w:rsidR="00F7341B">
        <w:t>Status Bar</w:t>
      </w:r>
      <w:r>
        <w:t xml:space="preserve">, </w:t>
      </w:r>
      <w:r w:rsidR="00D13BFE" w:rsidRPr="00C21A8E">
        <w:rPr>
          <w:rStyle w:val="P-Italics"/>
        </w:rPr>
        <w:t>left-click</w:t>
      </w:r>
      <w:r w:rsidR="00D13BFE" w:rsidRPr="007E6D65">
        <w:rPr>
          <w:rStyle w:val="P-Italics"/>
        </w:rPr>
        <w:t xml:space="preserve"> </w:t>
      </w:r>
      <w:r>
        <w:t xml:space="preserve">on the OSNAP icon </w:t>
      </w:r>
      <w:r w:rsidR="00AF7E88">
        <w:rPr>
          <w:noProof/>
        </w:rPr>
        <w:drawing>
          <wp:inline distT="0" distB="0" distL="0" distR="0" wp14:anchorId="586AF36F" wp14:editId="09A65689">
            <wp:extent cx="384803" cy="240025"/>
            <wp:effectExtent l="0" t="0" r="0" b="8255"/>
            <wp:docPr id="150183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318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4803" cy="240025"/>
                    </a:xfrm>
                    <a:prstGeom prst="rect">
                      <a:avLst/>
                    </a:prstGeom>
                  </pic:spPr>
                </pic:pic>
              </a:graphicData>
            </a:graphic>
          </wp:inline>
        </w:drawing>
      </w:r>
      <w:r w:rsidR="00F6318E">
        <w:t xml:space="preserve"> </w:t>
      </w:r>
      <w:r w:rsidR="00AF7E88" w:rsidRPr="00AF7E88">
        <w:rPr>
          <w:rStyle w:val="P-Italics"/>
        </w:rPr>
        <w:t>drop-down-list</w:t>
      </w:r>
      <w:r w:rsidR="00AF7E88">
        <w:rPr>
          <w:i/>
        </w:rPr>
        <w:t xml:space="preserve"> </w:t>
      </w:r>
      <w:r w:rsidR="00F6318E">
        <w:t>a</w:t>
      </w:r>
      <w:r>
        <w:t xml:space="preserve">nd verify that you have the following </w:t>
      </w:r>
      <w:r w:rsidR="008D712C">
        <w:t>OSNAPs</w:t>
      </w:r>
      <w:r w:rsidR="00A338C5">
        <w:t xml:space="preserve"> </w:t>
      </w:r>
      <w:r w:rsidR="00CD5001">
        <w:t>turned ON</w:t>
      </w:r>
      <w:r w:rsidR="00DD2FC7">
        <w:t>:</w:t>
      </w:r>
    </w:p>
    <w:p w14:paraId="7756DEF1" w14:textId="5FE77526" w:rsidR="00DD2FC7" w:rsidRDefault="009071C7" w:rsidP="0018633A">
      <w:pPr>
        <w:pStyle w:val="IMG-Caption"/>
      </w:pPr>
      <w:r>
        <w:rPr>
          <w:noProof/>
        </w:rPr>
        <w:drawing>
          <wp:inline distT="0" distB="0" distL="0" distR="0" wp14:anchorId="5FCDE10D" wp14:editId="6BF74F33">
            <wp:extent cx="1691005" cy="2060575"/>
            <wp:effectExtent l="0" t="0" r="0" b="0"/>
            <wp:docPr id="19884236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11347" name="Picture 2" descr="A screenshot of a computer&#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1005" cy="2060575"/>
                    </a:xfrm>
                    <a:prstGeom prst="rect">
                      <a:avLst/>
                    </a:prstGeom>
                  </pic:spPr>
                </pic:pic>
              </a:graphicData>
            </a:graphic>
          </wp:inline>
        </w:drawing>
      </w:r>
    </w:p>
    <w:p w14:paraId="392C714E" w14:textId="5903F2FA" w:rsidR="009071C7" w:rsidRPr="00A556A9" w:rsidRDefault="009071C7" w:rsidP="009071C7">
      <w:pPr>
        <w:pStyle w:val="IMG-Caption"/>
        <w:rPr>
          <w:noProof/>
        </w:rPr>
      </w:pPr>
      <w:r w:rsidRPr="00256010">
        <w:t>Figure 1.</w:t>
      </w:r>
      <w:r w:rsidR="00B1056D">
        <w:fldChar w:fldCharType="begin"/>
      </w:r>
      <w:r w:rsidR="00B1056D">
        <w:instrText xml:space="preserve"> SEQ Figure \* ARABIC </w:instrText>
      </w:r>
      <w:r w:rsidR="00B1056D">
        <w:fldChar w:fldCharType="separate"/>
      </w:r>
      <w:ins w:id="95" w:author="jeanne aarhus" w:date="2024-05-16T20:55:00Z" w16du:dateUtc="2024-05-17T01:55:00Z">
        <w:r w:rsidR="00A63E4E">
          <w:rPr>
            <w:noProof/>
          </w:rPr>
          <w:t>12</w:t>
        </w:r>
      </w:ins>
      <w:r w:rsidR="00B1056D">
        <w:fldChar w:fldCharType="end"/>
      </w:r>
      <w:r w:rsidRPr="00256010">
        <w:t xml:space="preserve"> Running OSNAPS</w:t>
      </w:r>
    </w:p>
    <w:p w14:paraId="3DEE1AF8" w14:textId="4747A6CA" w:rsidR="00207854" w:rsidRDefault="00207854" w:rsidP="0012046D">
      <w:pPr>
        <w:pStyle w:val="L-Numbers"/>
      </w:pPr>
      <w:r>
        <w:t xml:space="preserve">For this example, we </w:t>
      </w:r>
      <w:r w:rsidR="00CE55D8">
        <w:t>must</w:t>
      </w:r>
      <w:r>
        <w:t xml:space="preserve"> turn OFF the DYNAMIC INPUT setting </w:t>
      </w:r>
      <w:r w:rsidR="004E702D">
        <w:rPr>
          <w:noProof/>
        </w:rPr>
        <w:drawing>
          <wp:inline distT="0" distB="0" distL="0" distR="0" wp14:anchorId="73A3B950" wp14:editId="6BAD21D1">
            <wp:extent cx="236215" cy="236215"/>
            <wp:effectExtent l="0" t="0" r="0" b="0"/>
            <wp:docPr id="103305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5888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6215" cy="236215"/>
                    </a:xfrm>
                    <a:prstGeom prst="rect">
                      <a:avLst/>
                    </a:prstGeom>
                  </pic:spPr>
                </pic:pic>
              </a:graphicData>
            </a:graphic>
          </wp:inline>
        </w:drawing>
      </w:r>
      <w:r w:rsidR="003E62BF">
        <w:t xml:space="preserve"> </w:t>
      </w:r>
      <w:r w:rsidR="003E76CC">
        <w:t xml:space="preserve">in the </w:t>
      </w:r>
      <w:r w:rsidR="009103AB">
        <w:t>Status Bar</w:t>
      </w:r>
      <w:r w:rsidR="003E76CC">
        <w:t>. The DYNAMIC INPUT functionality prevents this method from working.</w:t>
      </w:r>
      <w:r w:rsidR="003E76CC" w:rsidRPr="003E76CC">
        <w:rPr>
          <w:noProof/>
        </w:rPr>
        <w:t xml:space="preserve"> </w:t>
      </w:r>
    </w:p>
    <w:p w14:paraId="55BF1A2C" w14:textId="3D08817C" w:rsidR="00CD4AE3" w:rsidRDefault="00AB30C7" w:rsidP="00731675">
      <w:pPr>
        <w:pStyle w:val="L-Numbers"/>
      </w:pPr>
      <w:r>
        <w:t xml:space="preserve">Select the </w:t>
      </w:r>
      <w:r w:rsidR="00731675" w:rsidRPr="00731675">
        <w:rPr>
          <w:rStyle w:val="P-Bold"/>
          <w:rFonts w:asciiTheme="minorHAnsi" w:hAnsiTheme="minorHAnsi"/>
          <w:b w:val="0"/>
          <w:shd w:val="clear" w:color="auto" w:fill="auto"/>
        </w:rPr>
        <w:t>LINE</w:t>
      </w:r>
      <w:r w:rsidR="00731675">
        <w:t xml:space="preserve"> </w:t>
      </w:r>
      <w:r>
        <w:t xml:space="preserve">command and </w:t>
      </w:r>
      <w:proofErr w:type="gramStart"/>
      <w:r w:rsidR="008F29B7" w:rsidRPr="008121FB">
        <w:rPr>
          <w:rStyle w:val="P-Italics"/>
        </w:rPr>
        <w:t>Hover</w:t>
      </w:r>
      <w:proofErr w:type="gramEnd"/>
      <w:r w:rsidR="008F29B7">
        <w:t xml:space="preserve"> </w:t>
      </w:r>
      <w:r w:rsidR="00814C6C">
        <w:t>the mouse over</w:t>
      </w:r>
      <w:r>
        <w:t xml:space="preserve"> the </w:t>
      </w:r>
      <w:r w:rsidRPr="00A338C5">
        <w:rPr>
          <w:rStyle w:val="P-Bold"/>
        </w:rPr>
        <w:t>C</w:t>
      </w:r>
      <w:r w:rsidR="00752FB1" w:rsidRPr="00A338C5">
        <w:rPr>
          <w:rStyle w:val="P-Bold"/>
        </w:rPr>
        <w:t>enter</w:t>
      </w:r>
      <w:r>
        <w:t xml:space="preserve"> </w:t>
      </w:r>
      <w:r w:rsidR="00295D39">
        <w:t xml:space="preserve">point </w:t>
      </w:r>
      <w:r>
        <w:t xml:space="preserve">of the </w:t>
      </w:r>
      <w:r w:rsidR="00752FB1">
        <w:t>circle</w:t>
      </w:r>
      <w:r>
        <w:t>.</w:t>
      </w:r>
    </w:p>
    <w:p w14:paraId="249B540A" w14:textId="49636E16" w:rsidR="00BF5D8E" w:rsidRDefault="00AB30C7" w:rsidP="0012046D">
      <w:pPr>
        <w:pStyle w:val="L-Numbers"/>
      </w:pPr>
      <w:r>
        <w:t xml:space="preserve">Use the </w:t>
      </w:r>
      <w:r w:rsidR="00752FB1" w:rsidRPr="003A43D2">
        <w:rPr>
          <w:rStyle w:val="P-Italics"/>
        </w:rPr>
        <w:t>Tab</w:t>
      </w:r>
      <w:r w:rsidR="00752FB1">
        <w:t xml:space="preserve"> </w:t>
      </w:r>
      <w:r>
        <w:t xml:space="preserve">key to toggle between the various running </w:t>
      </w:r>
      <w:r w:rsidR="008D712C">
        <w:t>OSNAPs</w:t>
      </w:r>
      <w:r>
        <w:t xml:space="preserve">. Each </w:t>
      </w:r>
      <w:r w:rsidR="001A27C3">
        <w:t>object</w:t>
      </w:r>
      <w:r>
        <w:t xml:space="preserve"> </w:t>
      </w:r>
      <w:r w:rsidR="004A538E">
        <w:t xml:space="preserve">and </w:t>
      </w:r>
      <w:r w:rsidR="00207854">
        <w:t xml:space="preserve">OSNAP </w:t>
      </w:r>
      <w:r w:rsidR="00CE2295">
        <w:t xml:space="preserve">mode </w:t>
      </w:r>
      <w:r>
        <w:t xml:space="preserve">will </w:t>
      </w:r>
      <w:r w:rsidR="004A538E">
        <w:t>display and highlight</w:t>
      </w:r>
      <w:r>
        <w:t xml:space="preserve"> to </w:t>
      </w:r>
      <w:r w:rsidR="001A27C3">
        <w:t>confirm which snappable point is</w:t>
      </w:r>
      <w:r w:rsidR="004A538E">
        <w:t xml:space="preserve"> </w:t>
      </w:r>
      <w:r w:rsidR="004A538E">
        <w:lastRenderedPageBreak/>
        <w:t>identified</w:t>
      </w:r>
      <w:r w:rsidR="001A27C3">
        <w:t>.</w:t>
      </w:r>
      <w:r w:rsidR="004A538E">
        <w:t xml:space="preserve"> Issue a </w:t>
      </w:r>
      <w:r w:rsidR="00207854" w:rsidRPr="007456B4">
        <w:rPr>
          <w:rStyle w:val="P-Italics"/>
        </w:rPr>
        <w:t>left-click</w:t>
      </w:r>
      <w:r w:rsidR="004A538E">
        <w:t xml:space="preserve"> when the correct snappable point and object is displayed.</w:t>
      </w:r>
      <w:r w:rsidR="001E37AC">
        <w:t xml:space="preserve"> </w:t>
      </w:r>
    </w:p>
    <w:p w14:paraId="10103AC1" w14:textId="55F75E58" w:rsidR="002944BD" w:rsidRDefault="002944BD" w:rsidP="0012046D">
      <w:pPr>
        <w:pStyle w:val="P-Regular"/>
      </w:pPr>
      <w:r>
        <w:t xml:space="preserve">In this exercise, you learned how to control your </w:t>
      </w:r>
      <w:r w:rsidR="00D74E7A">
        <w:t>OBJECT</w:t>
      </w:r>
      <w:r w:rsidR="00BC30C4">
        <w:t xml:space="preserve"> and</w:t>
      </w:r>
      <w:r w:rsidR="00A2111A">
        <w:t xml:space="preserve"> </w:t>
      </w:r>
      <w:r w:rsidR="004903B5">
        <w:t xml:space="preserve">OSNAP </w:t>
      </w:r>
      <w:r>
        <w:t xml:space="preserve">cycling to gain more control </w:t>
      </w:r>
      <w:r w:rsidR="00AD483B">
        <w:t xml:space="preserve">over </w:t>
      </w:r>
      <w:r>
        <w:t>your drawing and editing process</w:t>
      </w:r>
      <w:r w:rsidR="00AD483B">
        <w:t>es</w:t>
      </w:r>
      <w:r>
        <w:t>.</w:t>
      </w:r>
    </w:p>
    <w:p w14:paraId="36EF4F83" w14:textId="76342B3D" w:rsidR="00D74212" w:rsidRDefault="00D74212" w:rsidP="0012046D">
      <w:pPr>
        <w:pStyle w:val="H2-Heading"/>
      </w:pPr>
      <w:r>
        <w:t>File Cycling</w:t>
      </w:r>
    </w:p>
    <w:p w14:paraId="3A29DDF7" w14:textId="6F22E84C" w:rsidR="001C0542" w:rsidRDefault="00D321A3" w:rsidP="0012046D">
      <w:pPr>
        <w:pStyle w:val="P-Regular"/>
      </w:pPr>
      <w:r>
        <w:t xml:space="preserve">In this exercise, </w:t>
      </w:r>
      <w:r w:rsidR="00C30852">
        <w:t>let’s</w:t>
      </w:r>
      <w:r>
        <w:t xml:space="preserve"> look at </w:t>
      </w:r>
      <w:r w:rsidR="00AD483B">
        <w:t xml:space="preserve">the </w:t>
      </w:r>
      <w:r>
        <w:t>alternat</w:t>
      </w:r>
      <w:r w:rsidR="00AD483B">
        <w:t>iv</w:t>
      </w:r>
      <w:r>
        <w:t xml:space="preserve">e options available to switch between </w:t>
      </w:r>
      <w:r w:rsidR="001C0542">
        <w:t xml:space="preserve">open files in </w:t>
      </w:r>
      <w:r>
        <w:t>an</w:t>
      </w:r>
      <w:r w:rsidR="001C0542">
        <w:t xml:space="preserve"> AutoCAD session</w:t>
      </w:r>
      <w:r w:rsidR="005C6718">
        <w:t xml:space="preserve">. </w:t>
      </w:r>
      <w:r>
        <w:t>I</w:t>
      </w:r>
      <w:r w:rsidR="001C0542">
        <w:t>f screen real</w:t>
      </w:r>
      <w:r w:rsidR="007D36F5">
        <w:t xml:space="preserve"> </w:t>
      </w:r>
      <w:r w:rsidR="001C0542">
        <w:t xml:space="preserve">estate is a problem, you can turn off the </w:t>
      </w:r>
      <w:r w:rsidR="007D36F5">
        <w:t xml:space="preserve">File Tabs </w:t>
      </w:r>
      <w:r w:rsidR="001C0542">
        <w:t xml:space="preserve">and use the </w:t>
      </w:r>
      <w:r w:rsidR="001C0542" w:rsidRPr="003A43D2">
        <w:rPr>
          <w:rStyle w:val="P-Italics"/>
        </w:rPr>
        <w:t>C</w:t>
      </w:r>
      <w:r w:rsidR="008D787A" w:rsidRPr="003A43D2">
        <w:rPr>
          <w:rStyle w:val="P-Italics"/>
        </w:rPr>
        <w:t xml:space="preserve">trl </w:t>
      </w:r>
      <w:r w:rsidR="001C0542" w:rsidRPr="003A43D2">
        <w:rPr>
          <w:rStyle w:val="P-Italics"/>
        </w:rPr>
        <w:t>+</w:t>
      </w:r>
      <w:r w:rsidR="008D787A" w:rsidRPr="003A43D2">
        <w:rPr>
          <w:rStyle w:val="P-Italics"/>
        </w:rPr>
        <w:t xml:space="preserve"> </w:t>
      </w:r>
      <w:r w:rsidR="001C0542" w:rsidRPr="003A43D2">
        <w:rPr>
          <w:rStyle w:val="P-Italics"/>
        </w:rPr>
        <w:t>T</w:t>
      </w:r>
      <w:r w:rsidR="008D787A" w:rsidRPr="003A43D2">
        <w:rPr>
          <w:rStyle w:val="P-Italics"/>
        </w:rPr>
        <w:t>ab</w:t>
      </w:r>
      <w:r w:rsidR="001C0542">
        <w:t xml:space="preserve"> </w:t>
      </w:r>
      <w:r w:rsidR="00AD483B">
        <w:t xml:space="preserve">shortcut </w:t>
      </w:r>
      <w:r w:rsidR="001C0542">
        <w:t>to cycle between open files.</w:t>
      </w:r>
    </w:p>
    <w:p w14:paraId="1A2414AC" w14:textId="2B890073" w:rsidR="00577172" w:rsidRDefault="00BC3802" w:rsidP="0012046D">
      <w:pPr>
        <w:pStyle w:val="P-Regular"/>
      </w:pPr>
      <w:r>
        <w:t xml:space="preserve">First, how do you turn off </w:t>
      </w:r>
      <w:r w:rsidR="00465EB7">
        <w:t>File Tabs</w:t>
      </w:r>
      <w:r>
        <w:t xml:space="preserve">? </w:t>
      </w:r>
      <w:r w:rsidR="00577172">
        <w:t xml:space="preserve">Use the following </w:t>
      </w:r>
      <w:r w:rsidR="00577172" w:rsidRPr="00DF6588">
        <w:t>FILETABCLOSE</w:t>
      </w:r>
      <w:r w:rsidR="00577172">
        <w:t xml:space="preserve"> and </w:t>
      </w:r>
      <w:r w:rsidR="00577172" w:rsidRPr="00DF6588">
        <w:t>FILETAB</w:t>
      </w:r>
      <w:r w:rsidR="00577172">
        <w:t xml:space="preserve"> </w:t>
      </w:r>
      <w:r w:rsidR="00AD483B">
        <w:t xml:space="preserve">commands </w:t>
      </w:r>
      <w:r w:rsidR="00577172">
        <w:t xml:space="preserve">to control the display of </w:t>
      </w:r>
      <w:r w:rsidR="007D3F3A">
        <w:t>File Tabs.</w:t>
      </w:r>
    </w:p>
    <w:tbl>
      <w:tblPr>
        <w:tblStyle w:val="MediumList2-Accent1"/>
        <w:tblpPr w:leftFromText="187" w:rightFromText="187" w:vertAnchor="text" w:horzAnchor="margin" w:tblpY="1"/>
        <w:tblOverlap w:val="never"/>
        <w:tblW w:w="7920" w:type="dxa"/>
        <w:tblBorders>
          <w:top w:val="none" w:sz="0" w:space="0" w:color="auto"/>
          <w:left w:val="none" w:sz="0" w:space="0" w:color="auto"/>
          <w:bottom w:val="none" w:sz="0" w:space="0" w:color="auto"/>
          <w:right w:val="none" w:sz="0" w:space="0" w:color="auto"/>
        </w:tblBorders>
        <w:shd w:val="clear" w:color="auto" w:fill="C5E0B3" w:themeFill="accent6" w:themeFillTint="66"/>
        <w:tblLayout w:type="fixed"/>
        <w:tblLook w:val="0420" w:firstRow="1" w:lastRow="0" w:firstColumn="0" w:lastColumn="0" w:noHBand="0" w:noVBand="1"/>
      </w:tblPr>
      <w:tblGrid>
        <w:gridCol w:w="2051"/>
        <w:gridCol w:w="5869"/>
      </w:tblGrid>
      <w:tr w:rsidR="00112EF6" w:rsidRPr="002C7130" w14:paraId="1A9391F6" w14:textId="77777777" w:rsidTr="00FB10D4">
        <w:trPr>
          <w:cnfStyle w:val="100000000000" w:firstRow="1" w:lastRow="0" w:firstColumn="0" w:lastColumn="0" w:oddVBand="0" w:evenVBand="0" w:oddHBand="0" w:evenHBand="0" w:firstRowFirstColumn="0" w:firstRowLastColumn="0" w:lastRowFirstColumn="0" w:lastRowLastColumn="0"/>
          <w:cantSplit/>
        </w:trPr>
        <w:tc>
          <w:tcPr>
            <w:tcW w:w="2051"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1C53DEEC" w14:textId="77777777" w:rsidR="00A726A2" w:rsidRPr="00D76A48" w:rsidRDefault="00112EF6" w:rsidP="0012046D">
            <w:pPr>
              <w:rPr>
                <w:rFonts w:eastAsia="Arial"/>
                <w:b/>
                <w:bCs/>
                <w:color w:val="auto"/>
                <w:lang w:val="en"/>
              </w:rPr>
            </w:pPr>
            <w:r w:rsidRPr="00D76A48">
              <w:rPr>
                <w:rFonts w:eastAsia="Arial"/>
                <w:b/>
                <w:bCs/>
                <w:color w:val="auto"/>
                <w:lang w:val="en"/>
              </w:rPr>
              <w:t>FILETABCLOSE</w:t>
            </w:r>
          </w:p>
          <w:p w14:paraId="2943D0B8" w14:textId="40FBF0DB" w:rsidR="00112EF6" w:rsidRPr="00D76A48" w:rsidRDefault="00A726A2" w:rsidP="0012046D">
            <w:pPr>
              <w:rPr>
                <w:rFonts w:eastAsia="Arial"/>
                <w:b/>
                <w:bCs/>
                <w:color w:val="auto"/>
                <w:lang w:val="en"/>
              </w:rPr>
            </w:pPr>
            <w:r w:rsidRPr="00D76A48">
              <w:rPr>
                <w:rFonts w:eastAsia="Arial"/>
                <w:b/>
                <w:bCs/>
                <w:color w:val="auto"/>
                <w:lang w:val="en"/>
              </w:rPr>
              <w:t>FILETAB</w:t>
            </w:r>
          </w:p>
        </w:tc>
        <w:tc>
          <w:tcPr>
            <w:tcW w:w="5869" w:type="dxa"/>
            <w:tcBorders>
              <w:top w:val="none" w:sz="0" w:space="0" w:color="auto"/>
              <w:left w:val="none" w:sz="0" w:space="0" w:color="auto"/>
              <w:bottom w:val="none" w:sz="0" w:space="0" w:color="auto"/>
              <w:right w:val="none" w:sz="0" w:space="0" w:color="auto"/>
            </w:tcBorders>
            <w:shd w:val="clear" w:color="auto" w:fill="C5E0B3" w:themeFill="accent6" w:themeFillTint="66"/>
          </w:tcPr>
          <w:p w14:paraId="29AADAAB" w14:textId="30C9803A" w:rsidR="00112EF6" w:rsidRPr="00D76A48" w:rsidRDefault="009F266E" w:rsidP="0012046D">
            <w:pPr>
              <w:rPr>
                <w:rFonts w:eastAsia="Arial"/>
                <w:b/>
                <w:bCs/>
                <w:color w:val="auto"/>
                <w:lang w:val="en"/>
              </w:rPr>
            </w:pPr>
            <w:r w:rsidRPr="00D76A48">
              <w:rPr>
                <w:rFonts w:eastAsia="Arial"/>
                <w:b/>
                <w:bCs/>
                <w:color w:val="auto"/>
                <w:lang w:val="en"/>
              </w:rPr>
              <w:br/>
            </w:r>
            <w:r w:rsidR="00112EF6" w:rsidRPr="00D76A48">
              <w:rPr>
                <w:rFonts w:eastAsia="Arial"/>
                <w:b/>
                <w:bCs/>
                <w:color w:val="auto"/>
                <w:lang w:val="en"/>
              </w:rPr>
              <w:t>Command Locations</w:t>
            </w:r>
          </w:p>
        </w:tc>
      </w:tr>
      <w:tr w:rsidR="007E6D65" w:rsidRPr="002C7130" w14:paraId="04B9110C" w14:textId="77777777" w:rsidTr="00FB10D4">
        <w:trPr>
          <w:cnfStyle w:val="000000100000" w:firstRow="0" w:lastRow="0" w:firstColumn="0" w:lastColumn="0" w:oddVBand="0" w:evenVBand="0" w:oddHBand="1" w:evenHBand="0" w:firstRowFirstColumn="0" w:firstRowLastColumn="0" w:lastRowFirstColumn="0" w:lastRowLastColumn="0"/>
          <w:cantSplit/>
        </w:trPr>
        <w:tc>
          <w:tcPr>
            <w:tcW w:w="2051" w:type="dxa"/>
            <w:tcBorders>
              <w:bottom w:val="single" w:sz="4" w:space="0" w:color="auto"/>
            </w:tcBorders>
            <w:shd w:val="clear" w:color="auto" w:fill="E2EFD9" w:themeFill="accent6" w:themeFillTint="33"/>
          </w:tcPr>
          <w:p w14:paraId="2A535AEB" w14:textId="77777777" w:rsidR="00112EF6" w:rsidRPr="002C7130" w:rsidRDefault="00112EF6" w:rsidP="0012046D">
            <w:r>
              <w:t>Ribbon</w:t>
            </w:r>
          </w:p>
        </w:tc>
        <w:tc>
          <w:tcPr>
            <w:tcW w:w="5869" w:type="dxa"/>
            <w:tcBorders>
              <w:bottom w:val="single" w:sz="4" w:space="0" w:color="auto"/>
            </w:tcBorders>
            <w:shd w:val="clear" w:color="auto" w:fill="E2EFD9" w:themeFill="accent6" w:themeFillTint="33"/>
          </w:tcPr>
          <w:p w14:paraId="5AD3A6F6" w14:textId="77777777" w:rsidR="00112EF6" w:rsidRPr="002C7130" w:rsidRDefault="00112EF6" w:rsidP="0012046D">
            <w:r>
              <w:t>View</w:t>
            </w:r>
            <w:r w:rsidRPr="00E524B0">
              <w:t xml:space="preserve"> | </w:t>
            </w:r>
            <w:r>
              <w:t>Interface</w:t>
            </w:r>
            <w:r w:rsidRPr="00E524B0">
              <w:t xml:space="preserve"> | </w:t>
            </w:r>
            <w:r>
              <w:t>File Tabs</w:t>
            </w:r>
          </w:p>
        </w:tc>
      </w:tr>
      <w:tr w:rsidR="007E6D65" w:rsidRPr="002C7130" w14:paraId="49A43DAC" w14:textId="77777777" w:rsidTr="00FB10D4">
        <w:trPr>
          <w:cantSplit/>
        </w:trPr>
        <w:tc>
          <w:tcPr>
            <w:tcW w:w="2051" w:type="dxa"/>
            <w:tcBorders>
              <w:top w:val="single" w:sz="4" w:space="0" w:color="auto"/>
            </w:tcBorders>
            <w:shd w:val="clear" w:color="auto" w:fill="E2EFD9" w:themeFill="accent6" w:themeFillTint="33"/>
          </w:tcPr>
          <w:p w14:paraId="4ACFBF7E" w14:textId="77777777" w:rsidR="00112EF6" w:rsidRDefault="00112EF6" w:rsidP="0012046D">
            <w:r>
              <w:t>Command Line</w:t>
            </w:r>
          </w:p>
        </w:tc>
        <w:tc>
          <w:tcPr>
            <w:tcW w:w="5869" w:type="dxa"/>
            <w:tcBorders>
              <w:top w:val="single" w:sz="4" w:space="0" w:color="auto"/>
            </w:tcBorders>
            <w:shd w:val="clear" w:color="auto" w:fill="E2EFD9" w:themeFill="accent6" w:themeFillTint="33"/>
          </w:tcPr>
          <w:p w14:paraId="1EF21F37" w14:textId="77777777" w:rsidR="00112EF6" w:rsidRDefault="00112EF6" w:rsidP="0012046D">
            <w:r>
              <w:t>FILETABCLOSE, FILETAB</w:t>
            </w:r>
          </w:p>
        </w:tc>
      </w:tr>
    </w:tbl>
    <w:p w14:paraId="0EE21A87" w14:textId="77777777" w:rsidR="003A413D" w:rsidRDefault="003A413D" w:rsidP="003A413D">
      <w:pPr>
        <w:pStyle w:val="SP-Editorial"/>
        <w:rPr>
          <w:rStyle w:val="P-URL"/>
        </w:rPr>
      </w:pPr>
      <w:r>
        <w:t>To the PD: Please convert this table into an image.</w:t>
      </w:r>
    </w:p>
    <w:p w14:paraId="5F3832D9" w14:textId="1243705F" w:rsidR="00112EF6" w:rsidRPr="00516F7D" w:rsidRDefault="00112EF6" w:rsidP="0012046D">
      <w:pPr>
        <w:pStyle w:val="P-Regular"/>
      </w:pPr>
      <w:r>
        <w:t xml:space="preserve">Open the </w:t>
      </w:r>
      <w:r w:rsidRPr="003A43D2">
        <w:rPr>
          <w:rStyle w:val="P-Code"/>
        </w:rPr>
        <w:t>1-7_File Cycling 1.dwg</w:t>
      </w:r>
      <w:r w:rsidRPr="003A43D2">
        <w:t xml:space="preserve"> </w:t>
      </w:r>
      <w:r w:rsidRPr="00F972D8">
        <w:t>and</w:t>
      </w:r>
      <w:r>
        <w:t xml:space="preserve"> </w:t>
      </w:r>
      <w:r w:rsidRPr="003A43D2">
        <w:rPr>
          <w:rStyle w:val="P-Code"/>
        </w:rPr>
        <w:t>1-7_File Cycling 2.dwg</w:t>
      </w:r>
      <w:r w:rsidR="00123CB2" w:rsidRPr="00123CB2">
        <w:t xml:space="preserve"> </w:t>
      </w:r>
      <w:r w:rsidR="00123CB2">
        <w:t>files</w:t>
      </w:r>
      <w:r w:rsidRPr="003A43D2">
        <w:t>.</w:t>
      </w:r>
    </w:p>
    <w:p w14:paraId="1C221FC0" w14:textId="623E49EE" w:rsidR="001C0542" w:rsidRDefault="00A41210" w:rsidP="0012046D">
      <w:pPr>
        <w:pStyle w:val="P-Regular"/>
      </w:pPr>
      <w:r>
        <w:t>You can u</w:t>
      </w:r>
      <w:r w:rsidR="00BC3802">
        <w:t xml:space="preserve">se the </w:t>
      </w:r>
      <w:r w:rsidR="00BC3802" w:rsidRPr="003A43D2">
        <w:rPr>
          <w:rStyle w:val="P-Italics"/>
        </w:rPr>
        <w:t>C</w:t>
      </w:r>
      <w:r w:rsidR="008D787A">
        <w:rPr>
          <w:rStyle w:val="P-Italics"/>
        </w:rPr>
        <w:t>trl</w:t>
      </w:r>
      <w:r w:rsidR="008D787A" w:rsidRPr="003A43D2">
        <w:rPr>
          <w:rStyle w:val="P-Italics"/>
        </w:rPr>
        <w:t xml:space="preserve"> </w:t>
      </w:r>
      <w:r w:rsidR="00BC3802" w:rsidRPr="003A43D2">
        <w:rPr>
          <w:rStyle w:val="P-Italics"/>
        </w:rPr>
        <w:t>+</w:t>
      </w:r>
      <w:r w:rsidR="008D787A" w:rsidRPr="003A43D2">
        <w:rPr>
          <w:rStyle w:val="P-Italics"/>
        </w:rPr>
        <w:t xml:space="preserve"> </w:t>
      </w:r>
      <w:r w:rsidR="00BC3802" w:rsidRPr="003A43D2">
        <w:rPr>
          <w:rStyle w:val="P-Italics"/>
        </w:rPr>
        <w:t>T</w:t>
      </w:r>
      <w:r w:rsidR="008D787A">
        <w:rPr>
          <w:rStyle w:val="P-Italics"/>
        </w:rPr>
        <w:t>ab</w:t>
      </w:r>
      <w:r w:rsidR="00BC3802">
        <w:t xml:space="preserve">, </w:t>
      </w:r>
      <w:r w:rsidR="00BC3802" w:rsidRPr="003A43D2">
        <w:rPr>
          <w:rStyle w:val="P-Italics"/>
        </w:rPr>
        <w:t>C</w:t>
      </w:r>
      <w:r w:rsidR="008D787A">
        <w:rPr>
          <w:rStyle w:val="P-Italics"/>
        </w:rPr>
        <w:t>trl</w:t>
      </w:r>
      <w:r w:rsidR="008D787A" w:rsidRPr="003A43D2">
        <w:rPr>
          <w:rStyle w:val="P-Italics"/>
        </w:rPr>
        <w:t xml:space="preserve"> </w:t>
      </w:r>
      <w:r w:rsidR="00BC3802" w:rsidRPr="003A43D2">
        <w:rPr>
          <w:rStyle w:val="P-Italics"/>
        </w:rPr>
        <w:t>+</w:t>
      </w:r>
      <w:r w:rsidR="008D787A" w:rsidRPr="003A43D2">
        <w:rPr>
          <w:rStyle w:val="P-Italics"/>
        </w:rPr>
        <w:t xml:space="preserve"> </w:t>
      </w:r>
      <w:r w:rsidR="00BC3802" w:rsidRPr="003A43D2">
        <w:rPr>
          <w:rStyle w:val="P-Italics"/>
        </w:rPr>
        <w:t>S</w:t>
      </w:r>
      <w:r w:rsidR="008D787A">
        <w:rPr>
          <w:rStyle w:val="P-Italics"/>
        </w:rPr>
        <w:t>hift</w:t>
      </w:r>
      <w:r w:rsidR="008D787A" w:rsidRPr="003A43D2">
        <w:rPr>
          <w:rStyle w:val="P-Italics"/>
        </w:rPr>
        <w:t xml:space="preserve"> </w:t>
      </w:r>
      <w:r w:rsidR="00BC3802" w:rsidRPr="003A43D2">
        <w:rPr>
          <w:rStyle w:val="P-Italics"/>
        </w:rPr>
        <w:t>+</w:t>
      </w:r>
      <w:r w:rsidR="008D787A" w:rsidRPr="003A43D2">
        <w:rPr>
          <w:rStyle w:val="P-Italics"/>
        </w:rPr>
        <w:t xml:space="preserve"> </w:t>
      </w:r>
      <w:r w:rsidR="00BC3802" w:rsidRPr="003A43D2">
        <w:rPr>
          <w:rStyle w:val="P-Italics"/>
        </w:rPr>
        <w:t>T</w:t>
      </w:r>
      <w:r w:rsidR="008D787A">
        <w:rPr>
          <w:rStyle w:val="P-Italics"/>
        </w:rPr>
        <w:t>ab</w:t>
      </w:r>
      <w:r w:rsidR="00BC3802">
        <w:t xml:space="preserve">, </w:t>
      </w:r>
      <w:r w:rsidR="00123CB2">
        <w:t xml:space="preserve">and </w:t>
      </w:r>
      <w:r w:rsidR="00BC3802" w:rsidRPr="003A43D2">
        <w:rPr>
          <w:rStyle w:val="P-Italics"/>
        </w:rPr>
        <w:t>C</w:t>
      </w:r>
      <w:r w:rsidR="008D787A">
        <w:rPr>
          <w:rStyle w:val="P-Italics"/>
        </w:rPr>
        <w:t>trl</w:t>
      </w:r>
      <w:r w:rsidR="008D787A" w:rsidRPr="003A43D2">
        <w:rPr>
          <w:rStyle w:val="P-Italics"/>
        </w:rPr>
        <w:t xml:space="preserve"> </w:t>
      </w:r>
      <w:r w:rsidR="00BC3802" w:rsidRPr="003A43D2">
        <w:rPr>
          <w:rStyle w:val="P-Italics"/>
        </w:rPr>
        <w:t>+</w:t>
      </w:r>
      <w:r w:rsidR="008D787A" w:rsidRPr="003A43D2">
        <w:rPr>
          <w:rStyle w:val="P-Italics"/>
        </w:rPr>
        <w:t xml:space="preserve"> </w:t>
      </w:r>
      <w:r w:rsidR="00BC3802" w:rsidRPr="003A43D2">
        <w:rPr>
          <w:rStyle w:val="P-Italics"/>
        </w:rPr>
        <w:t>H</w:t>
      </w:r>
      <w:r w:rsidR="008D787A">
        <w:rPr>
          <w:rStyle w:val="P-Italics"/>
        </w:rPr>
        <w:t>ome</w:t>
      </w:r>
      <w:r w:rsidR="00BC3802" w:rsidRPr="00BC3802">
        <w:t xml:space="preserve"> </w:t>
      </w:r>
      <w:r w:rsidR="00123CB2">
        <w:t xml:space="preserve">shortcuts </w:t>
      </w:r>
      <w:r w:rsidR="00BC3802" w:rsidRPr="00BC3802">
        <w:t xml:space="preserve">to navigate through the </w:t>
      </w:r>
      <w:r w:rsidR="00123CB2">
        <w:t>F</w:t>
      </w:r>
      <w:r w:rsidR="008D787A">
        <w:t>ile</w:t>
      </w:r>
      <w:r w:rsidR="00D46EC5">
        <w:t xml:space="preserve"> </w:t>
      </w:r>
      <w:r w:rsidR="00123CB2">
        <w:t>T</w:t>
      </w:r>
      <w:r w:rsidR="008D787A">
        <w:t>abs</w:t>
      </w:r>
      <w:r w:rsidR="00BC3802" w:rsidRPr="00BC3802">
        <w:t>.</w:t>
      </w:r>
      <w:r w:rsidR="00564A43">
        <w:t xml:space="preserve"> Let’s look at these commands in detail:</w:t>
      </w:r>
    </w:p>
    <w:p w14:paraId="5A6D17C2" w14:textId="7FF8FDDE" w:rsidR="00A41210" w:rsidRDefault="00A41210" w:rsidP="0012046D">
      <w:pPr>
        <w:pStyle w:val="L-Bullets"/>
      </w:pPr>
      <w:r w:rsidRPr="0018633A">
        <w:rPr>
          <w:rStyle w:val="P-Italics"/>
        </w:rPr>
        <w:t>Ctrl + Tab</w:t>
      </w:r>
      <w:r w:rsidR="00C21A8E" w:rsidRPr="00DF6091">
        <w:t>:</w:t>
      </w:r>
      <w:r w:rsidR="003A413D">
        <w:t xml:space="preserve"> </w:t>
      </w:r>
      <w:r>
        <w:t>Use the</w:t>
      </w:r>
      <w:ins w:id="96" w:author="jeanne aarhus" w:date="2024-07-10T11:19:00Z" w16du:dateUtc="2024-07-10T16:19:00Z">
        <w:r w:rsidR="004913DD">
          <w:t>se sh</w:t>
        </w:r>
      </w:ins>
      <w:ins w:id="97" w:author="jeanne aarhus" w:date="2024-07-10T11:20:00Z" w16du:dateUtc="2024-07-10T16:20:00Z">
        <w:r w:rsidR="004913DD">
          <w:t xml:space="preserve">ortcut keys </w:t>
        </w:r>
      </w:ins>
      <w:r>
        <w:t xml:space="preserve">to cycle to the next </w:t>
      </w:r>
      <w:r w:rsidR="00CC087E">
        <w:t xml:space="preserve">open </w:t>
      </w:r>
      <w:r w:rsidR="006C1642">
        <w:t>F</w:t>
      </w:r>
      <w:r>
        <w:t xml:space="preserve">ile </w:t>
      </w:r>
      <w:r w:rsidR="006C1642">
        <w:t>T</w:t>
      </w:r>
      <w:r>
        <w:t>ab.</w:t>
      </w:r>
    </w:p>
    <w:p w14:paraId="65B951E1" w14:textId="4F5DC7B8" w:rsidR="0026697D" w:rsidRDefault="00A41210" w:rsidP="0012046D">
      <w:pPr>
        <w:pStyle w:val="L-Bullets"/>
      </w:pPr>
      <w:r w:rsidRPr="0018633A">
        <w:rPr>
          <w:rStyle w:val="P-Italics"/>
        </w:rPr>
        <w:t>Ctrl + Shift + Tab</w:t>
      </w:r>
      <w:r w:rsidR="00123CB2" w:rsidRPr="00DF6091">
        <w:t>:</w:t>
      </w:r>
      <w:r w:rsidR="003A413D">
        <w:t xml:space="preserve"> </w:t>
      </w:r>
      <w:r w:rsidR="0026697D">
        <w:t>Use the</w:t>
      </w:r>
      <w:ins w:id="98" w:author="jeanne aarhus" w:date="2024-07-10T11:20:00Z" w16du:dateUtc="2024-07-10T16:20:00Z">
        <w:r w:rsidR="004913DD">
          <w:t>se shor</w:t>
        </w:r>
        <w:r w:rsidR="005F2E3A">
          <w:t>t</w:t>
        </w:r>
        <w:r w:rsidR="004913DD">
          <w:t xml:space="preserve">cut keys </w:t>
        </w:r>
      </w:ins>
      <w:r w:rsidR="0026697D">
        <w:t xml:space="preserve">to cycle to the </w:t>
      </w:r>
      <w:r w:rsidR="008D787A">
        <w:t>previous</w:t>
      </w:r>
      <w:r w:rsidR="0026697D">
        <w:t xml:space="preserve"> </w:t>
      </w:r>
      <w:r w:rsidR="00CC087E">
        <w:t xml:space="preserve">open </w:t>
      </w:r>
      <w:r w:rsidR="006C1642">
        <w:t>F</w:t>
      </w:r>
      <w:r w:rsidR="0026697D">
        <w:t xml:space="preserve">ile </w:t>
      </w:r>
      <w:r w:rsidR="006C1642">
        <w:t>T</w:t>
      </w:r>
      <w:r w:rsidR="0026697D">
        <w:t xml:space="preserve">ab. </w:t>
      </w:r>
    </w:p>
    <w:p w14:paraId="7FC57725" w14:textId="77777777" w:rsidR="00A726A2" w:rsidRDefault="00A726A2" w:rsidP="00A726A2">
      <w:pPr>
        <w:pStyle w:val="P-CalloutHeading"/>
      </w:pPr>
      <w:r>
        <w:t>Note</w:t>
      </w:r>
    </w:p>
    <w:p w14:paraId="20B7D894" w14:textId="77556A7F" w:rsidR="00A726A2" w:rsidRDefault="00A726A2" w:rsidP="0012046D">
      <w:pPr>
        <w:pStyle w:val="P-Callout"/>
      </w:pPr>
      <w:r>
        <w:t>Use the FILETAB command to turn the display of the File Tabs on again.</w:t>
      </w:r>
    </w:p>
    <w:p w14:paraId="2838385C" w14:textId="4BD39377" w:rsidR="00A726A2" w:rsidRDefault="00A726A2" w:rsidP="0012046D">
      <w:r>
        <w:t xml:space="preserve">Using these keyboard shortcuts will simplify your </w:t>
      </w:r>
      <w:r w:rsidR="006C1642">
        <w:t xml:space="preserve">navigation of </w:t>
      </w:r>
      <w:r>
        <w:t>open file</w:t>
      </w:r>
      <w:r w:rsidR="006C1642">
        <w:t>s</w:t>
      </w:r>
      <w:r>
        <w:t xml:space="preserve"> and eliminate the need to display </w:t>
      </w:r>
      <w:r w:rsidR="006C1642">
        <w:t>F</w:t>
      </w:r>
      <w:r>
        <w:t xml:space="preserve">ile </w:t>
      </w:r>
      <w:r w:rsidR="006C1642">
        <w:t>T</w:t>
      </w:r>
      <w:r>
        <w:t>abs</w:t>
      </w:r>
      <w:r w:rsidR="006C1642">
        <w:t xml:space="preserve">, letting you </w:t>
      </w:r>
      <w:r>
        <w:t>save that screen real</w:t>
      </w:r>
      <w:r w:rsidR="00AD0C83">
        <w:t xml:space="preserve"> </w:t>
      </w:r>
      <w:r>
        <w:t>estate.</w:t>
      </w:r>
    </w:p>
    <w:p w14:paraId="249DC29B" w14:textId="48F41A0F" w:rsidR="00A951A5" w:rsidRDefault="00A951A5" w:rsidP="0012046D">
      <w:pPr>
        <w:pStyle w:val="H2-Heading"/>
      </w:pPr>
      <w:r>
        <w:lastRenderedPageBreak/>
        <w:t>Viewport Cycling</w:t>
      </w:r>
    </w:p>
    <w:p w14:paraId="533F702D" w14:textId="22EBBAE9" w:rsidR="00A951A5" w:rsidRDefault="00A951A5" w:rsidP="0012046D">
      <w:r>
        <w:t xml:space="preserve">Have you ever been stuck in a viewport that was erroneously or intentionally created inside </w:t>
      </w:r>
      <w:r w:rsidR="008459B7">
        <w:t xml:space="preserve">of </w:t>
      </w:r>
      <w:r>
        <w:t>another viewport</w:t>
      </w:r>
      <w:r w:rsidR="006C1642">
        <w:t>,</w:t>
      </w:r>
      <w:r w:rsidR="00D15CBE">
        <w:t xml:space="preserve"> creating a “nested” viewport</w:t>
      </w:r>
      <w:r>
        <w:t>?  How do you ac</w:t>
      </w:r>
      <w:r w:rsidR="00D15CBE">
        <w:t xml:space="preserve">cess a </w:t>
      </w:r>
      <w:r>
        <w:t>“nested” viewport?</w:t>
      </w:r>
    </w:p>
    <w:p w14:paraId="43BF4D35" w14:textId="6928B3B1" w:rsidR="00A951A5" w:rsidRPr="00F159F1" w:rsidRDefault="00A951A5" w:rsidP="0012046D">
      <w:pPr>
        <w:pStyle w:val="L-Numbers"/>
        <w:numPr>
          <w:ilvl w:val="0"/>
          <w:numId w:val="15"/>
        </w:numPr>
      </w:pPr>
      <w:r>
        <w:t xml:space="preserve">Open the </w:t>
      </w:r>
      <w:r w:rsidRPr="003A43D2">
        <w:rPr>
          <w:rStyle w:val="P-Code"/>
        </w:rPr>
        <w:t>1-</w:t>
      </w:r>
      <w:r w:rsidR="002A25DF" w:rsidRPr="003A43D2">
        <w:rPr>
          <w:rStyle w:val="P-Code"/>
        </w:rPr>
        <w:t>8</w:t>
      </w:r>
      <w:r w:rsidRPr="003A43D2">
        <w:rPr>
          <w:rStyle w:val="P-Code"/>
        </w:rPr>
        <w:t>_</w:t>
      </w:r>
      <w:r w:rsidR="002A25DF" w:rsidRPr="003A43D2">
        <w:rPr>
          <w:rStyle w:val="P-Code"/>
        </w:rPr>
        <w:t xml:space="preserve">Viewport </w:t>
      </w:r>
      <w:proofErr w:type="spellStart"/>
      <w:r w:rsidR="002A25DF" w:rsidRPr="003A43D2">
        <w:rPr>
          <w:rStyle w:val="P-Code"/>
        </w:rPr>
        <w:t>Cycling.dwg</w:t>
      </w:r>
      <w:proofErr w:type="spellEnd"/>
      <w:r w:rsidR="006C1642" w:rsidRPr="006C1642">
        <w:t xml:space="preserve"> </w:t>
      </w:r>
      <w:r w:rsidR="006C1642">
        <w:t>file.</w:t>
      </w:r>
    </w:p>
    <w:p w14:paraId="1D01C272" w14:textId="75A0C344" w:rsidR="00A951A5" w:rsidRPr="007E6D65" w:rsidRDefault="0081646C" w:rsidP="0012046D">
      <w:pPr>
        <w:pStyle w:val="L-Numbers"/>
      </w:pPr>
      <w:r>
        <w:rPr>
          <w:rStyle w:val="P-Italics"/>
        </w:rPr>
        <w:t>Double l</w:t>
      </w:r>
      <w:r w:rsidRPr="0081646C">
        <w:rPr>
          <w:rStyle w:val="P-Italics"/>
        </w:rPr>
        <w:t>eft-click</w:t>
      </w:r>
      <w:r w:rsidR="00A951A5" w:rsidRPr="007E6D65">
        <w:t xml:space="preserve"> in the </w:t>
      </w:r>
      <w:r w:rsidR="00EA324C" w:rsidRPr="007E6D65">
        <w:t>larger</w:t>
      </w:r>
      <w:r w:rsidR="00A951A5" w:rsidRPr="007E6D65">
        <w:t xml:space="preserve"> viewport to activate that viewport.</w:t>
      </w:r>
    </w:p>
    <w:p w14:paraId="79ACE6E1" w14:textId="512D5C64" w:rsidR="00720CA0" w:rsidRPr="007E6D65" w:rsidRDefault="00A951A5" w:rsidP="0012046D">
      <w:pPr>
        <w:pStyle w:val="L-Regular"/>
      </w:pPr>
      <w:r w:rsidRPr="007E6D65">
        <w:t xml:space="preserve">If you try to </w:t>
      </w:r>
      <w:r w:rsidR="006A1095">
        <w:rPr>
          <w:rStyle w:val="P-Italics"/>
        </w:rPr>
        <w:t>double-left-click</w:t>
      </w:r>
      <w:r w:rsidR="008129A0" w:rsidRPr="007E6D65">
        <w:t xml:space="preserve"> to activate </w:t>
      </w:r>
      <w:r w:rsidRPr="007E6D65">
        <w:t xml:space="preserve">the </w:t>
      </w:r>
      <w:r w:rsidR="00EA324C" w:rsidRPr="007E6D65">
        <w:t>smaller</w:t>
      </w:r>
      <w:r w:rsidRPr="007E6D65">
        <w:t xml:space="preserve"> viewport, </w:t>
      </w:r>
      <w:r w:rsidR="008129A0" w:rsidRPr="007E6D65">
        <w:t>it doesn’t work</w:t>
      </w:r>
      <w:r w:rsidR="00506026" w:rsidRPr="007E6D65">
        <w:t>. H</w:t>
      </w:r>
      <w:r w:rsidR="008129A0" w:rsidRPr="007E6D65">
        <w:t xml:space="preserve">owever, if </w:t>
      </w:r>
      <w:r w:rsidR="008129A0" w:rsidRPr="00715F40">
        <w:t xml:space="preserve">you </w:t>
      </w:r>
      <w:r w:rsidRPr="00715F40">
        <w:t xml:space="preserve">use the </w:t>
      </w:r>
      <w:r w:rsidRPr="003A43D2">
        <w:rPr>
          <w:rStyle w:val="P-Italics"/>
        </w:rPr>
        <w:t>C</w:t>
      </w:r>
      <w:r w:rsidR="00EA324C">
        <w:rPr>
          <w:rStyle w:val="P-Italics"/>
        </w:rPr>
        <w:t>trl</w:t>
      </w:r>
      <w:r w:rsidR="00EA324C" w:rsidRPr="003A43D2">
        <w:rPr>
          <w:rStyle w:val="P-Italics"/>
        </w:rPr>
        <w:t xml:space="preserve"> </w:t>
      </w:r>
      <w:r w:rsidRPr="003A43D2">
        <w:rPr>
          <w:rStyle w:val="P-Italics"/>
        </w:rPr>
        <w:t>+</w:t>
      </w:r>
      <w:r w:rsidR="00EA324C" w:rsidRPr="003A43D2">
        <w:rPr>
          <w:rStyle w:val="P-Italics"/>
        </w:rPr>
        <w:t xml:space="preserve"> </w:t>
      </w:r>
      <w:r w:rsidRPr="003A43D2">
        <w:rPr>
          <w:rStyle w:val="P-Italics"/>
        </w:rPr>
        <w:t>R</w:t>
      </w:r>
      <w:r w:rsidRPr="00BC65DF">
        <w:t xml:space="preserve"> </w:t>
      </w:r>
      <w:r w:rsidR="006C1642" w:rsidRPr="00715F40">
        <w:t>shortcut</w:t>
      </w:r>
      <w:r w:rsidR="00715F40">
        <w:t>,</w:t>
      </w:r>
      <w:r w:rsidR="006C1642" w:rsidRPr="00715F40">
        <w:t xml:space="preserve"> </w:t>
      </w:r>
      <w:r w:rsidR="008129A0" w:rsidRPr="00715F40">
        <w:t xml:space="preserve">you can </w:t>
      </w:r>
      <w:r w:rsidRPr="00715F40">
        <w:t xml:space="preserve">toggle </w:t>
      </w:r>
      <w:r w:rsidRPr="007E6D65">
        <w:t xml:space="preserve">between </w:t>
      </w:r>
      <w:r w:rsidR="008129A0" w:rsidRPr="007E6D65">
        <w:t xml:space="preserve">all </w:t>
      </w:r>
      <w:r w:rsidRPr="007E6D65">
        <w:t>viewports</w:t>
      </w:r>
      <w:r w:rsidR="008129A0" w:rsidRPr="007E6D65">
        <w:t>, including the embedded viewport, to gain the ability to activate any viewport</w:t>
      </w:r>
      <w:r w:rsidRPr="007E6D65">
        <w:t xml:space="preserve"> in this paper</w:t>
      </w:r>
      <w:r w:rsidR="00EA324C" w:rsidRPr="007E6D65">
        <w:t xml:space="preserve"> </w:t>
      </w:r>
      <w:r w:rsidRPr="007E6D65">
        <w:t>space.</w:t>
      </w:r>
    </w:p>
    <w:p w14:paraId="2C308DC5" w14:textId="50E1ABEB" w:rsidR="003C7EBA" w:rsidRPr="007E6D65" w:rsidRDefault="003C7EBA" w:rsidP="0012046D">
      <w:pPr>
        <w:pStyle w:val="L-Numbers"/>
      </w:pPr>
      <w:r w:rsidRPr="007E6D65">
        <w:t xml:space="preserve">Use </w:t>
      </w:r>
      <w:r w:rsidRPr="00715F40">
        <w:t xml:space="preserve">the </w:t>
      </w:r>
      <w:r w:rsidRPr="003C7EBA">
        <w:rPr>
          <w:rStyle w:val="P-Italics"/>
        </w:rPr>
        <w:t>Ctrl + R</w:t>
      </w:r>
      <w:r w:rsidRPr="00BC65DF">
        <w:t xml:space="preserve"> </w:t>
      </w:r>
      <w:r w:rsidR="006C1642" w:rsidRPr="00715F40">
        <w:t xml:space="preserve">shortcut </w:t>
      </w:r>
      <w:r w:rsidRPr="00715F40">
        <w:t xml:space="preserve">to activate the smaller </w:t>
      </w:r>
      <w:r w:rsidRPr="007E6D65">
        <w:t>viewport that is embedded in the larger viewport.</w:t>
      </w:r>
    </w:p>
    <w:p w14:paraId="558B089C" w14:textId="46EFBCE1" w:rsidR="00353176" w:rsidRPr="007E6D65" w:rsidRDefault="008A2BB1" w:rsidP="0012046D">
      <w:pPr>
        <w:pStyle w:val="L-Numbers"/>
      </w:pPr>
      <w:r>
        <w:t>Continue</w:t>
      </w:r>
      <w:r w:rsidR="00E72486" w:rsidRPr="007E6D65">
        <w:t xml:space="preserve"> using </w:t>
      </w:r>
      <w:r w:rsidR="00E72486" w:rsidRPr="00506026">
        <w:rPr>
          <w:rStyle w:val="P-Italics"/>
        </w:rPr>
        <w:t>Ctrl + R</w:t>
      </w:r>
      <w:r w:rsidR="00E72486" w:rsidRPr="00715F40">
        <w:t xml:space="preserve"> to toggle </w:t>
      </w:r>
      <w:r w:rsidR="00E72486" w:rsidRPr="007E6D65">
        <w:t>between viewports in this layout.</w:t>
      </w:r>
    </w:p>
    <w:p w14:paraId="1FA2B519" w14:textId="26730C25" w:rsidR="00B5286A" w:rsidRDefault="00B5286A" w:rsidP="0012046D">
      <w:r>
        <w:t xml:space="preserve">In this exercise, you learned how to control your </w:t>
      </w:r>
      <w:r w:rsidR="00BA0DBD">
        <w:t>FILE</w:t>
      </w:r>
      <w:r w:rsidR="005B0BB0">
        <w:t xml:space="preserve"> </w:t>
      </w:r>
      <w:r w:rsidR="00BA0DBD">
        <w:t>and VIEWPORT</w:t>
      </w:r>
      <w:r>
        <w:t xml:space="preserve"> </w:t>
      </w:r>
      <w:r w:rsidR="00BA0DBD">
        <w:t>c</w:t>
      </w:r>
      <w:r>
        <w:t xml:space="preserve">ycling to gain more control </w:t>
      </w:r>
      <w:r w:rsidR="00F44E3B">
        <w:t xml:space="preserve">over </w:t>
      </w:r>
      <w:r>
        <w:t>your drawing and editing process.</w:t>
      </w:r>
    </w:p>
    <w:p w14:paraId="25D36788" w14:textId="77777777" w:rsidR="00137B60" w:rsidRDefault="00137B60" w:rsidP="0012046D">
      <w:pPr>
        <w:pStyle w:val="H1-Section"/>
      </w:pPr>
      <w:r w:rsidRPr="004E24CD">
        <w:t>Hidden in the ViewCube</w:t>
      </w:r>
    </w:p>
    <w:p w14:paraId="3A379F81" w14:textId="76F61D7E" w:rsidR="00137B60" w:rsidRDefault="00137B60" w:rsidP="0012046D">
      <w:pPr>
        <w:pStyle w:val="P-Regular"/>
      </w:pPr>
      <w:r>
        <w:t xml:space="preserve">Not everyone uses the ViewCube in AutoCAD, but even if you do, there are some hidden features that </w:t>
      </w:r>
      <w:r w:rsidR="00F44E3B">
        <w:t>you may not</w:t>
      </w:r>
      <w:r>
        <w:t xml:space="preserve"> be aware of</w:t>
      </w:r>
      <w:r w:rsidR="005C6718">
        <w:t xml:space="preserve">. </w:t>
      </w:r>
      <w:r>
        <w:t>Most users use the ViewCube for 3D</w:t>
      </w:r>
      <w:r w:rsidR="00F44E3B">
        <w:t xml:space="preserve"> work</w:t>
      </w:r>
      <w:r>
        <w:t xml:space="preserve">, but </w:t>
      </w:r>
      <w:r w:rsidR="00F44E3B">
        <w:t xml:space="preserve">did you know </w:t>
      </w:r>
      <w:r>
        <w:t xml:space="preserve">you </w:t>
      </w:r>
      <w:r w:rsidR="00F44E3B">
        <w:t xml:space="preserve">can </w:t>
      </w:r>
      <w:r w:rsidR="002F394E">
        <w:t>also use it for 2D</w:t>
      </w:r>
      <w:r>
        <w:t xml:space="preserve">?  </w:t>
      </w:r>
    </w:p>
    <w:p w14:paraId="02EEDC34" w14:textId="28D23C01" w:rsidR="00137B60" w:rsidRDefault="00137B60" w:rsidP="0012046D">
      <w:pPr>
        <w:pStyle w:val="P-Regular"/>
      </w:pPr>
      <w:bookmarkStart w:id="99" w:name="_Hlk142127082"/>
      <w:r>
        <w:t xml:space="preserve">Let me demonstrate how you can take advantage of </w:t>
      </w:r>
      <w:r w:rsidR="002F394E">
        <w:t xml:space="preserve">the </w:t>
      </w:r>
      <w:proofErr w:type="spellStart"/>
      <w:r w:rsidR="002F394E">
        <w:t>ViewCube's</w:t>
      </w:r>
      <w:proofErr w:type="spellEnd"/>
      <w:r w:rsidR="002F394E">
        <w:t xml:space="preserve"> hidden features</w:t>
      </w:r>
      <w:r>
        <w:t>, even in 2D.</w:t>
      </w:r>
    </w:p>
    <w:bookmarkEnd w:id="99"/>
    <w:p w14:paraId="20825D2E" w14:textId="73C4D62A" w:rsidR="00137B60" w:rsidRDefault="00137B60" w:rsidP="0012046D">
      <w:pPr>
        <w:pStyle w:val="H2-Heading"/>
      </w:pPr>
      <w:r>
        <w:t>Zoom to Selected Objects</w:t>
      </w:r>
    </w:p>
    <w:p w14:paraId="443D8096" w14:textId="7558FC6E" w:rsidR="00137B60" w:rsidRDefault="00137B60" w:rsidP="0012046D">
      <w:pPr>
        <w:pStyle w:val="P-Regular"/>
      </w:pPr>
      <w:r>
        <w:t>Do you know how to get AutoCAD to perform a ZOOM EXTENTS to a selection only? Using the ViewCube</w:t>
      </w:r>
      <w:r w:rsidR="00653F93">
        <w:t>,</w:t>
      </w:r>
      <w:r>
        <w:t xml:space="preserve"> you can ZOOM EXTENTS to just the selected objects. </w:t>
      </w:r>
    </w:p>
    <w:p w14:paraId="067AC0EE" w14:textId="5612D72A" w:rsidR="00137B60" w:rsidRPr="00653F93" w:rsidRDefault="00137B60" w:rsidP="0012046D">
      <w:pPr>
        <w:pStyle w:val="L-Numbers"/>
        <w:numPr>
          <w:ilvl w:val="0"/>
          <w:numId w:val="44"/>
        </w:numPr>
      </w:pPr>
      <w:r>
        <w:t xml:space="preserve">Open the </w:t>
      </w:r>
      <w:r w:rsidRPr="003A43D2">
        <w:rPr>
          <w:rStyle w:val="P-Code"/>
        </w:rPr>
        <w:t>1-9_ViewCube 2D.dwg</w:t>
      </w:r>
      <w:r w:rsidR="00F44E3B" w:rsidRPr="00F44E3B">
        <w:t xml:space="preserve"> </w:t>
      </w:r>
      <w:r w:rsidR="00F44E3B">
        <w:t>file</w:t>
      </w:r>
      <w:r w:rsidRPr="003A43D2">
        <w:t>.</w:t>
      </w:r>
    </w:p>
    <w:p w14:paraId="2E48140C" w14:textId="77777777" w:rsidR="00137B60" w:rsidRDefault="00137B60" w:rsidP="0012046D">
      <w:pPr>
        <w:pStyle w:val="L-Numbers"/>
      </w:pPr>
      <w:r>
        <w:lastRenderedPageBreak/>
        <w:t xml:space="preserve">Using the </w:t>
      </w:r>
      <w:r w:rsidRPr="003A43D2">
        <w:rPr>
          <w:rStyle w:val="P-Bold"/>
        </w:rPr>
        <w:t>Lasso</w:t>
      </w:r>
      <w:r>
        <w:t xml:space="preserve"> selection method, select </w:t>
      </w:r>
      <w:r w:rsidRPr="003A43D2">
        <w:rPr>
          <w:rStyle w:val="P-Bold"/>
        </w:rPr>
        <w:t>Lots 9-15</w:t>
      </w:r>
      <w:r>
        <w:t xml:space="preserve"> between </w:t>
      </w:r>
      <w:r w:rsidRPr="003A43D2">
        <w:rPr>
          <w:rStyle w:val="P-Bold"/>
        </w:rPr>
        <w:t>RAY BLVD</w:t>
      </w:r>
      <w:r>
        <w:t xml:space="preserve"> and </w:t>
      </w:r>
      <w:r w:rsidRPr="003A43D2">
        <w:rPr>
          <w:rStyle w:val="P-Bold"/>
        </w:rPr>
        <w:t>HAYDEN DR</w:t>
      </w:r>
      <w:r>
        <w:t>.</w:t>
      </w:r>
    </w:p>
    <w:p w14:paraId="1E35E2EF" w14:textId="77777777" w:rsidR="00137B60" w:rsidRDefault="00137B60" w:rsidP="00137B60">
      <w:pPr>
        <w:pStyle w:val="P-CalloutHeading"/>
      </w:pPr>
      <w:r>
        <w:t>Note</w:t>
      </w:r>
    </w:p>
    <w:p w14:paraId="144FA4BF" w14:textId="77777777" w:rsidR="00137B60" w:rsidRDefault="00137B60" w:rsidP="0012046D">
      <w:pPr>
        <w:pStyle w:val="P-Callout"/>
      </w:pPr>
      <w:r>
        <w:t xml:space="preserve">If you are not familiar with the LASSO selection option, </w:t>
      </w:r>
      <w:r w:rsidRPr="007456B4">
        <w:rPr>
          <w:rStyle w:val="P-Italics"/>
        </w:rPr>
        <w:t>left-</w:t>
      </w:r>
      <w:r w:rsidRPr="00010EE1">
        <w:rPr>
          <w:rStyle w:val="P-Italics"/>
        </w:rPr>
        <w:t>click and drag</w:t>
      </w:r>
      <w:r>
        <w:t xml:space="preserve"> the cursor around the objects to select. Release the </w:t>
      </w:r>
      <w:r w:rsidRPr="007456B4">
        <w:rPr>
          <w:rStyle w:val="P-Italics"/>
        </w:rPr>
        <w:t>left-click</w:t>
      </w:r>
      <w:r w:rsidRPr="007456B4">
        <w:t xml:space="preserve"> </w:t>
      </w:r>
      <w:r>
        <w:t>when the bounding selection box is complete.</w:t>
      </w:r>
    </w:p>
    <w:p w14:paraId="20816C8B" w14:textId="38EF336F" w:rsidR="00137B60" w:rsidRDefault="00137B60" w:rsidP="0012046D">
      <w:pPr>
        <w:pStyle w:val="L-Numbers"/>
      </w:pPr>
      <w:bookmarkStart w:id="100" w:name="_Hlk142127139"/>
      <w:r w:rsidRPr="0071167A">
        <w:rPr>
          <w:rStyle w:val="P-Italics"/>
        </w:rPr>
        <w:t>Double</w:t>
      </w:r>
      <w:r w:rsidRPr="00C52312">
        <w:rPr>
          <w:rStyle w:val="P-Italics"/>
        </w:rPr>
        <w:t>-</w:t>
      </w:r>
      <w:ins w:id="101" w:author="jeanne aarhus" w:date="2024-05-15T11:46:00Z" w16du:dateUtc="2024-05-15T16:46:00Z">
        <w:r w:rsidR="00C52312">
          <w:rPr>
            <w:rStyle w:val="P-Italics"/>
          </w:rPr>
          <w:t>left</w:t>
        </w:r>
        <w:r w:rsidR="00C52312" w:rsidRPr="00C52312">
          <w:rPr>
            <w:rStyle w:val="P-Italics"/>
          </w:rPr>
          <w:t>-</w:t>
        </w:r>
      </w:ins>
      <w:r w:rsidRPr="00C52312">
        <w:rPr>
          <w:rStyle w:val="P-Italics"/>
        </w:rPr>
        <w:t>click</w:t>
      </w:r>
      <w:r w:rsidRPr="007456B4">
        <w:t xml:space="preserve"> </w:t>
      </w:r>
      <w:r>
        <w:t xml:space="preserve">the mouse wheel to access the </w:t>
      </w:r>
      <w:r w:rsidR="004F4BB8" w:rsidRPr="003A43D2">
        <w:rPr>
          <w:rStyle w:val="P-Bold"/>
        </w:rPr>
        <w:t>Zoom Extents</w:t>
      </w:r>
      <w:r w:rsidR="004F4BB8">
        <w:t xml:space="preserve"> </w:t>
      </w:r>
      <w:r>
        <w:t>command</w:t>
      </w:r>
      <w:r w:rsidR="005C6718">
        <w:t xml:space="preserve">. </w:t>
      </w:r>
      <w:r>
        <w:t xml:space="preserve">As </w:t>
      </w:r>
      <w:r w:rsidRPr="007474FB">
        <w:t xml:space="preserve">anticipated, it disregards the </w:t>
      </w:r>
      <w:r>
        <w:t>selected</w:t>
      </w:r>
      <w:r w:rsidRPr="007474FB">
        <w:t xml:space="preserve"> items and zooms out to show the entire </w:t>
      </w:r>
      <w:r>
        <w:t>drawing's</w:t>
      </w:r>
      <w:r w:rsidRPr="007474FB">
        <w:t xml:space="preserve"> contents.</w:t>
      </w:r>
      <w:r>
        <w:t xml:space="preserve"> </w:t>
      </w:r>
    </w:p>
    <w:p w14:paraId="202DE04C" w14:textId="7CB532C2" w:rsidR="00137B60" w:rsidRDefault="00137B60" w:rsidP="0012046D">
      <w:pPr>
        <w:pStyle w:val="L-Numbers"/>
      </w:pPr>
      <w:r>
        <w:t>Repeat the previous selection command</w:t>
      </w:r>
      <w:r w:rsidR="00F44E3B">
        <w:t>,</w:t>
      </w:r>
      <w:r>
        <w:t xml:space="preserve"> and using the ViewCube, select the </w:t>
      </w:r>
      <w:r w:rsidR="004F4BB8" w:rsidRPr="00FD3DC6">
        <w:rPr>
          <w:rStyle w:val="P-Bold"/>
        </w:rPr>
        <w:t>TOP</w:t>
      </w:r>
      <w:r w:rsidR="004F4BB8">
        <w:t xml:space="preserve"> </w:t>
      </w:r>
      <w:ins w:id="102" w:author="jeanne aarhus" w:date="2024-07-10T11:25:00Z" w16du:dateUtc="2024-07-10T16:25:00Z">
        <w:r w:rsidR="00E60BE4">
          <w:t>face</w:t>
        </w:r>
      </w:ins>
      <w:r w:rsidR="005C6718">
        <w:t xml:space="preserve">. </w:t>
      </w:r>
      <w:r>
        <w:t>This time</w:t>
      </w:r>
      <w:r w:rsidR="00F44E3B">
        <w:t>,</w:t>
      </w:r>
      <w:r>
        <w:t xml:space="preserve"> the selected objects are recognized and the view zooms to just </w:t>
      </w:r>
      <w:ins w:id="103" w:author="jeanne aarhus" w:date="2024-05-15T11:46:00Z" w16du:dateUtc="2024-05-15T16:46:00Z">
        <w:r w:rsidR="0077717E">
          <w:t xml:space="preserve">the selected </w:t>
        </w:r>
      </w:ins>
      <w:r>
        <w:t>objects.</w:t>
      </w:r>
    </w:p>
    <w:bookmarkEnd w:id="100"/>
    <w:p w14:paraId="1B02883F" w14:textId="26A59D3E" w:rsidR="00137B60" w:rsidRDefault="00137B60" w:rsidP="00137B60">
      <w:pPr>
        <w:pStyle w:val="P-CalloutHeading"/>
      </w:pPr>
      <w:r>
        <w:t>Note</w:t>
      </w:r>
    </w:p>
    <w:p w14:paraId="4B319B0C" w14:textId="77777777" w:rsidR="00137B60" w:rsidRDefault="00137B60" w:rsidP="0012046D">
      <w:pPr>
        <w:pStyle w:val="P-Callout"/>
      </w:pPr>
      <w:r w:rsidRPr="00722D1D">
        <w:t>Disable the ZOOM EX</w:t>
      </w:r>
      <w:r>
        <w:t>T</w:t>
      </w:r>
      <w:r w:rsidRPr="00722D1D">
        <w:t>ENTS functionality using the View</w:t>
      </w:r>
      <w:r>
        <w:t>C</w:t>
      </w:r>
      <w:r w:rsidRPr="00722D1D">
        <w:t xml:space="preserve">ube settings </w:t>
      </w:r>
      <w:r>
        <w:t>in the next section.</w:t>
      </w:r>
    </w:p>
    <w:p w14:paraId="4916041C" w14:textId="5F3E311C" w:rsidR="00137B60" w:rsidRDefault="00137B60" w:rsidP="0012046D">
      <w:pPr>
        <w:pStyle w:val="H2-Heading"/>
      </w:pPr>
      <w:r>
        <w:t xml:space="preserve">Save View as </w:t>
      </w:r>
      <w:r w:rsidR="00F116D3">
        <w:t>H</w:t>
      </w:r>
      <w:r>
        <w:t>ome</w:t>
      </w:r>
    </w:p>
    <w:p w14:paraId="6CA87D76" w14:textId="6DD07662" w:rsidR="00137B60" w:rsidRDefault="00137B60" w:rsidP="0012046D">
      <w:pPr>
        <w:pStyle w:val="P-Regular"/>
      </w:pPr>
      <w:r>
        <w:t xml:space="preserve">In this exercise, we will learn how to save a common view of a drawing so that it can be easily recalled. Yes, we could use Saved Views, but </w:t>
      </w:r>
      <w:r w:rsidR="00F116D3">
        <w:t xml:space="preserve">there </w:t>
      </w:r>
      <w:r>
        <w:t xml:space="preserve">is </w:t>
      </w:r>
      <w:r w:rsidR="00F116D3">
        <w:t xml:space="preserve">also </w:t>
      </w:r>
      <w:r>
        <w:t>another method for saving common views</w:t>
      </w:r>
      <w:r w:rsidR="005C6718">
        <w:t xml:space="preserve">. </w:t>
      </w:r>
    </w:p>
    <w:p w14:paraId="16E20929" w14:textId="0A784C0C" w:rsidR="00137B60" w:rsidRPr="003C5F92" w:rsidRDefault="00137B60" w:rsidP="0012046D">
      <w:pPr>
        <w:pStyle w:val="P-Regular"/>
      </w:pPr>
      <w:r w:rsidRPr="003C5F92">
        <w:t xml:space="preserve">Let's begin by discovering how to use the ViewCube to create a </w:t>
      </w:r>
      <w:proofErr w:type="gramStart"/>
      <w:r w:rsidR="00F116D3">
        <w:t>Home</w:t>
      </w:r>
      <w:proofErr w:type="gramEnd"/>
      <w:r w:rsidR="00F116D3" w:rsidRPr="003C5F92">
        <w:t xml:space="preserve"> </w:t>
      </w:r>
      <w:r w:rsidRPr="003C5F92">
        <w:t>view quickly.</w:t>
      </w:r>
    </w:p>
    <w:p w14:paraId="788635F2" w14:textId="60709C10" w:rsidR="00137B60" w:rsidRPr="00225241" w:rsidRDefault="00137B60" w:rsidP="0012046D">
      <w:pPr>
        <w:pStyle w:val="L-Numbers"/>
        <w:numPr>
          <w:ilvl w:val="0"/>
          <w:numId w:val="36"/>
        </w:numPr>
      </w:pPr>
      <w:r>
        <w:t xml:space="preserve">Continue using the </w:t>
      </w:r>
      <w:r w:rsidRPr="003A43D2">
        <w:rPr>
          <w:rStyle w:val="P-Code"/>
        </w:rPr>
        <w:t>1-9_ViewCube 2D.dwg</w:t>
      </w:r>
      <w:r w:rsidR="00F116D3" w:rsidRPr="00F116D3">
        <w:t xml:space="preserve"> </w:t>
      </w:r>
      <w:r w:rsidR="00F116D3">
        <w:t>file</w:t>
      </w:r>
      <w:r w:rsidRPr="003A43D2">
        <w:t>.</w:t>
      </w:r>
    </w:p>
    <w:p w14:paraId="4FD06CC4" w14:textId="6E3B6BA9" w:rsidR="00137B60" w:rsidRDefault="00137B60" w:rsidP="0012046D">
      <w:pPr>
        <w:pStyle w:val="L-Numbers"/>
      </w:pPr>
      <w:r>
        <w:t xml:space="preserve">Using the mouse, </w:t>
      </w:r>
      <w:r w:rsidRPr="00B16047">
        <w:rPr>
          <w:rStyle w:val="P-Italics"/>
        </w:rPr>
        <w:t>double</w:t>
      </w:r>
      <w:r>
        <w:rPr>
          <w:rStyle w:val="P-Italics"/>
        </w:rPr>
        <w:t>-</w:t>
      </w:r>
      <w:r w:rsidRPr="00B16047">
        <w:rPr>
          <w:rStyle w:val="P-Italics"/>
        </w:rPr>
        <w:t>click</w:t>
      </w:r>
      <w:r>
        <w:t xml:space="preserve"> the wheel to access the </w:t>
      </w:r>
      <w:r w:rsidR="00D76A48" w:rsidRPr="003A43D2">
        <w:rPr>
          <w:rStyle w:val="P-Bold"/>
        </w:rPr>
        <w:t>Zoom Extents</w:t>
      </w:r>
      <w:r w:rsidR="00D76A48">
        <w:t xml:space="preserve"> </w:t>
      </w:r>
      <w:r>
        <w:t xml:space="preserve">command </w:t>
      </w:r>
      <w:r w:rsidR="004F4BB8">
        <w:t>which will</w:t>
      </w:r>
      <w:r>
        <w:t xml:space="preserve"> fit the drawing contents in the current view.</w:t>
      </w:r>
    </w:p>
    <w:p w14:paraId="09E96BC1" w14:textId="73569DD1" w:rsidR="00137B60" w:rsidRDefault="00137B60" w:rsidP="0012046D">
      <w:pPr>
        <w:pStyle w:val="L-Numbers"/>
      </w:pPr>
      <w:r>
        <w:t xml:space="preserve">Using the </w:t>
      </w:r>
      <w:r w:rsidR="009D0FA4" w:rsidRPr="003A43D2">
        <w:rPr>
          <w:rStyle w:val="P-Bold"/>
        </w:rPr>
        <w:t>Zoom Window</w:t>
      </w:r>
      <w:r w:rsidR="009D0FA4">
        <w:t xml:space="preserve"> </w:t>
      </w:r>
      <w:r>
        <w:t xml:space="preserve">command, zoom in on </w:t>
      </w:r>
      <w:r w:rsidRPr="003A43D2">
        <w:rPr>
          <w:rStyle w:val="P-Bold"/>
        </w:rPr>
        <w:t>Lots 8-13</w:t>
      </w:r>
      <w:r>
        <w:t xml:space="preserve"> between </w:t>
      </w:r>
      <w:r w:rsidRPr="003A43D2">
        <w:rPr>
          <w:rStyle w:val="P-Bold"/>
        </w:rPr>
        <w:t>HAYDEN DR</w:t>
      </w:r>
      <w:r>
        <w:t xml:space="preserve"> and </w:t>
      </w:r>
      <w:r w:rsidRPr="003A43D2">
        <w:rPr>
          <w:rStyle w:val="P-Bold"/>
        </w:rPr>
        <w:t>STRATTON DR</w:t>
      </w:r>
      <w:r>
        <w:t>.</w:t>
      </w:r>
    </w:p>
    <w:p w14:paraId="7D902E5C" w14:textId="125F907B" w:rsidR="002D74B9" w:rsidRDefault="00630EA0" w:rsidP="0018633A">
      <w:pPr>
        <w:pStyle w:val="IMG-Caption"/>
      </w:pPr>
      <w:r>
        <w:rPr>
          <w:noProof/>
        </w:rPr>
        <w:lastRenderedPageBreak/>
        <w:drawing>
          <wp:inline distT="0" distB="0" distL="0" distR="0" wp14:anchorId="7384B35F" wp14:editId="200A34C0">
            <wp:extent cx="2340864" cy="2459736"/>
            <wp:effectExtent l="0" t="0" r="2540" b="0"/>
            <wp:docPr id="112593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3918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40864" cy="2459736"/>
                    </a:xfrm>
                    <a:prstGeom prst="rect">
                      <a:avLst/>
                    </a:prstGeom>
                  </pic:spPr>
                </pic:pic>
              </a:graphicData>
            </a:graphic>
          </wp:inline>
        </w:drawing>
      </w:r>
    </w:p>
    <w:p w14:paraId="1F4F8D1D" w14:textId="4CF1CDF6" w:rsidR="002D74B9" w:rsidRPr="009917B4" w:rsidRDefault="002D74B9" w:rsidP="0018633A">
      <w:pPr>
        <w:pStyle w:val="IMG-Caption"/>
        <w:rPr>
          <w:noProof/>
        </w:rPr>
      </w:pPr>
      <w:r>
        <w:t>Figure 1.</w:t>
      </w:r>
      <w:r w:rsidR="00B1056D">
        <w:fldChar w:fldCharType="begin"/>
      </w:r>
      <w:r w:rsidR="00B1056D">
        <w:instrText xml:space="preserve"> SEQ Figure \* ARABIC </w:instrText>
      </w:r>
      <w:r w:rsidR="00B1056D">
        <w:fldChar w:fldCharType="separate"/>
      </w:r>
      <w:ins w:id="104" w:author="jeanne aarhus" w:date="2024-05-16T20:55:00Z" w16du:dateUtc="2024-05-17T01:55:00Z">
        <w:r w:rsidR="00A63E4E">
          <w:rPr>
            <w:noProof/>
          </w:rPr>
          <w:t>13</w:t>
        </w:r>
      </w:ins>
      <w:r w:rsidR="00B1056D">
        <w:fldChar w:fldCharType="end"/>
      </w:r>
      <w:r>
        <w:t>: Zoom window results</w:t>
      </w:r>
    </w:p>
    <w:p w14:paraId="5AD788B4" w14:textId="63757447" w:rsidR="00137B60" w:rsidRDefault="00D14E2B" w:rsidP="0012046D">
      <w:pPr>
        <w:pStyle w:val="L-Numbers"/>
      </w:pPr>
      <w:r>
        <w:rPr>
          <w:rStyle w:val="P-Italics"/>
        </w:rPr>
        <w:t>H</w:t>
      </w:r>
      <w:r w:rsidRPr="008121FB">
        <w:rPr>
          <w:rStyle w:val="P-Italics"/>
        </w:rPr>
        <w:t>over</w:t>
      </w:r>
      <w:r>
        <w:rPr>
          <w:rStyle w:val="P-Italics"/>
        </w:rPr>
        <w:t xml:space="preserve"> </w:t>
      </w:r>
      <w:r w:rsidR="00F116D3" w:rsidRPr="002D74B9">
        <w:t>the</w:t>
      </w:r>
      <w:r w:rsidR="00F116D3" w:rsidRPr="0018633A">
        <w:t xml:space="preserve"> </w:t>
      </w:r>
      <w:r w:rsidR="00F116D3" w:rsidRPr="002D74B9">
        <w:t>mouse</w:t>
      </w:r>
      <w:r w:rsidR="00F116D3" w:rsidRPr="0018633A">
        <w:t xml:space="preserve"> </w:t>
      </w:r>
      <w:r w:rsidR="00F116D3" w:rsidRPr="002D74B9">
        <w:t>over</w:t>
      </w:r>
      <w:r w:rsidR="00137B60">
        <w:t xml:space="preserve"> the ViewCube until you see the </w:t>
      </w:r>
      <w:proofErr w:type="gramStart"/>
      <w:r w:rsidR="00137B60" w:rsidRPr="003A43D2">
        <w:rPr>
          <w:rStyle w:val="P-Bold"/>
        </w:rPr>
        <w:t>Home</w:t>
      </w:r>
      <w:proofErr w:type="gramEnd"/>
      <w:r w:rsidR="00137B60">
        <w:t xml:space="preserve"> icon</w:t>
      </w:r>
      <w:r w:rsidR="004E624A">
        <w:t>,</w:t>
      </w:r>
      <w:r w:rsidR="003E62BF">
        <w:t xml:space="preserve"> </w:t>
      </w:r>
      <w:r w:rsidR="003E62BF">
        <w:rPr>
          <w:noProof/>
        </w:rPr>
        <w:drawing>
          <wp:inline distT="0" distB="0" distL="0" distR="0" wp14:anchorId="22543545" wp14:editId="1740DE27">
            <wp:extent cx="264496" cy="264496"/>
            <wp:effectExtent l="0" t="0" r="2540" b="2540"/>
            <wp:docPr id="30308899" name="Picture 6" descr="A blue house with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8899" name="Picture 6" descr="A blue house with a doo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3984" cy="273984"/>
                    </a:xfrm>
                    <a:prstGeom prst="rect">
                      <a:avLst/>
                    </a:prstGeom>
                  </pic:spPr>
                </pic:pic>
              </a:graphicData>
            </a:graphic>
          </wp:inline>
        </w:drawing>
      </w:r>
      <w:r w:rsidR="00F116D3">
        <w:t xml:space="preserve">then </w:t>
      </w:r>
      <w:r w:rsidR="00137B60" w:rsidRPr="0033326C">
        <w:rPr>
          <w:rStyle w:val="P-Italics"/>
        </w:rPr>
        <w:t>left</w:t>
      </w:r>
      <w:r w:rsidR="00137B60">
        <w:rPr>
          <w:rStyle w:val="P-Italics"/>
        </w:rPr>
        <w:t>-c</w:t>
      </w:r>
      <w:r w:rsidR="00137B60" w:rsidRPr="0033326C">
        <w:rPr>
          <w:rStyle w:val="P-Italics"/>
        </w:rPr>
        <w:t xml:space="preserve">lick </w:t>
      </w:r>
      <w:r w:rsidR="00137B60">
        <w:t>to select it. By default, it will rotate to an isometric view, which would be great if we were working in a 3D file.</w:t>
      </w:r>
    </w:p>
    <w:p w14:paraId="19A44712" w14:textId="550E5F9A" w:rsidR="00137B60" w:rsidRDefault="00137B60" w:rsidP="0012046D">
      <w:pPr>
        <w:pStyle w:val="L-Numbers"/>
      </w:pPr>
      <w:r>
        <w:t xml:space="preserve">Use the </w:t>
      </w:r>
      <w:r w:rsidR="009D0FA4" w:rsidRPr="00A468A0">
        <w:rPr>
          <w:rStyle w:val="P-Bold"/>
        </w:rPr>
        <w:t>Undo</w:t>
      </w:r>
      <w:r w:rsidR="009D0FA4">
        <w:t xml:space="preserve"> </w:t>
      </w:r>
      <w:r>
        <w:t>command (</w:t>
      </w:r>
      <w:r w:rsidRPr="00BD4CBD">
        <w:rPr>
          <w:rStyle w:val="P-Italics"/>
        </w:rPr>
        <w:t>Ctrl + Z</w:t>
      </w:r>
      <w:r>
        <w:t>) to return the view to the previous flat view.</w:t>
      </w:r>
    </w:p>
    <w:p w14:paraId="4E4743AC" w14:textId="68960D03" w:rsidR="00137B60" w:rsidRDefault="00137B60" w:rsidP="0012046D">
      <w:pPr>
        <w:pStyle w:val="L-Numbers"/>
      </w:pPr>
      <w:r>
        <w:t>Again,</w:t>
      </w:r>
      <w:r w:rsidR="00F116D3">
        <w:t xml:space="preserve"> </w:t>
      </w:r>
      <w:r w:rsidR="00D14E2B">
        <w:rPr>
          <w:rStyle w:val="P-Italics"/>
        </w:rPr>
        <w:t>Hover</w:t>
      </w:r>
      <w:r w:rsidR="00D14E2B">
        <w:t xml:space="preserve"> </w:t>
      </w:r>
      <w:r w:rsidR="00F116D3">
        <w:t xml:space="preserve">over </w:t>
      </w:r>
      <w:r>
        <w:t xml:space="preserve">the ViewCube and </w:t>
      </w:r>
      <w:r w:rsidRPr="00F46C8E">
        <w:rPr>
          <w:rStyle w:val="P-Italics"/>
        </w:rPr>
        <w:t>right-click</w:t>
      </w:r>
      <w:r w:rsidRPr="00225241">
        <w:rPr>
          <w:rStyle w:val="P-Italics"/>
        </w:rPr>
        <w:t xml:space="preserve"> </w:t>
      </w:r>
      <w:r>
        <w:t xml:space="preserve">on the </w:t>
      </w:r>
      <w:r w:rsidRPr="00225241">
        <w:rPr>
          <w:rStyle w:val="P-Bold"/>
        </w:rPr>
        <w:t>HOME</w:t>
      </w:r>
      <w:r>
        <w:t xml:space="preserve"> icon</w:t>
      </w:r>
      <w:r w:rsidR="005C6718">
        <w:t xml:space="preserve">. </w:t>
      </w:r>
      <w:r>
        <w:t xml:space="preserve">Select the </w:t>
      </w:r>
      <w:r w:rsidRPr="00B0014A">
        <w:rPr>
          <w:rStyle w:val="P-Bold"/>
        </w:rPr>
        <w:t xml:space="preserve">Set Current View </w:t>
      </w:r>
      <w:proofErr w:type="gramStart"/>
      <w:r w:rsidRPr="00B0014A">
        <w:rPr>
          <w:rStyle w:val="P-Bold"/>
        </w:rPr>
        <w:t>As</w:t>
      </w:r>
      <w:proofErr w:type="gramEnd"/>
      <w:r w:rsidRPr="00B0014A">
        <w:rPr>
          <w:rStyle w:val="P-Bold"/>
        </w:rPr>
        <w:t xml:space="preserve"> Home</w:t>
      </w:r>
      <w:r>
        <w:t xml:space="preserve"> command.</w:t>
      </w:r>
      <w:r w:rsidRPr="005F251C">
        <w:rPr>
          <w:noProof/>
        </w:rPr>
        <w:t xml:space="preserve"> </w:t>
      </w:r>
    </w:p>
    <w:p w14:paraId="1EFBF7ED" w14:textId="39A2EDB9" w:rsidR="00137B60" w:rsidRDefault="00137B60" w:rsidP="0012046D">
      <w:pPr>
        <w:pStyle w:val="L-Numbers"/>
      </w:pPr>
      <w:r>
        <w:rPr>
          <w:rStyle w:val="P-Italics"/>
        </w:rPr>
        <w:t>D</w:t>
      </w:r>
      <w:r w:rsidRPr="003D0A9E">
        <w:rPr>
          <w:rStyle w:val="P-Italics"/>
        </w:rPr>
        <w:t>ouble-click</w:t>
      </w:r>
      <w:r>
        <w:t xml:space="preserve"> the mouse wheel to access the ZOOM EXTENTS command</w:t>
      </w:r>
      <w:r w:rsidR="005C6718">
        <w:t xml:space="preserve">. </w:t>
      </w:r>
    </w:p>
    <w:p w14:paraId="4362FBCA" w14:textId="79E29411" w:rsidR="00137B60" w:rsidRDefault="00137B60" w:rsidP="0012046D">
      <w:pPr>
        <w:pStyle w:val="L-Numbers"/>
      </w:pPr>
      <w:r>
        <w:t xml:space="preserve">Use the new HOME icon definition to set the current view to your preferred </w:t>
      </w:r>
      <w:proofErr w:type="gramStart"/>
      <w:r w:rsidR="00DF2819">
        <w:t>Home</w:t>
      </w:r>
      <w:proofErr w:type="gramEnd"/>
      <w:r w:rsidR="00DF2819">
        <w:t xml:space="preserve"> </w:t>
      </w:r>
      <w:r>
        <w:t>view.</w:t>
      </w:r>
    </w:p>
    <w:p w14:paraId="4762532B" w14:textId="78FB7BB4" w:rsidR="00137B60" w:rsidRPr="009A47E2" w:rsidRDefault="00137B60" w:rsidP="0012046D">
      <w:pPr>
        <w:pStyle w:val="P-Regular"/>
      </w:pPr>
      <w:r w:rsidRPr="009A47E2">
        <w:t xml:space="preserve">Now, we can look at the remaining ViewCube </w:t>
      </w:r>
      <w:r w:rsidR="002157DE">
        <w:t>customizable settings</w:t>
      </w:r>
      <w:r w:rsidRPr="009A47E2">
        <w:t xml:space="preserve"> to suit your preferences.</w:t>
      </w:r>
    </w:p>
    <w:p w14:paraId="221D69D8" w14:textId="77777777" w:rsidR="00137B60" w:rsidRDefault="00137B60" w:rsidP="0012046D">
      <w:pPr>
        <w:pStyle w:val="H2-Heading"/>
      </w:pPr>
      <w:r>
        <w:t>ViewCube Settings</w:t>
      </w:r>
    </w:p>
    <w:p w14:paraId="5D725969" w14:textId="11A126F2" w:rsidR="00137B60" w:rsidRDefault="00137B60" w:rsidP="0012046D">
      <w:pPr>
        <w:pStyle w:val="P-Regular"/>
      </w:pPr>
      <w:r>
        <w:t xml:space="preserve">Use the </w:t>
      </w:r>
      <w:r w:rsidRPr="00A71C75">
        <w:rPr>
          <w:rStyle w:val="P-Bold"/>
        </w:rPr>
        <w:t>ViewCube Settings</w:t>
      </w:r>
      <w:r>
        <w:t xml:space="preserve"> to control the display and functionality of the ViewCube</w:t>
      </w:r>
      <w:r w:rsidR="008000EB">
        <w:t>.</w:t>
      </w:r>
    </w:p>
    <w:p w14:paraId="06DCF81A" w14:textId="694AB9B1" w:rsidR="00137B60" w:rsidRPr="008000EB" w:rsidRDefault="00137B60" w:rsidP="0012046D">
      <w:pPr>
        <w:pStyle w:val="L-Numbers"/>
        <w:numPr>
          <w:ilvl w:val="0"/>
          <w:numId w:val="53"/>
        </w:numPr>
      </w:pPr>
      <w:r>
        <w:t xml:space="preserve">Continue using the </w:t>
      </w:r>
      <w:r w:rsidRPr="008B201B">
        <w:rPr>
          <w:rStyle w:val="P-Code"/>
        </w:rPr>
        <w:t>1-9_ViewCube 2D.dwg</w:t>
      </w:r>
      <w:r w:rsidR="001E772B" w:rsidRPr="001E772B">
        <w:t xml:space="preserve"> </w:t>
      </w:r>
      <w:r w:rsidR="001E772B">
        <w:t>file.</w:t>
      </w:r>
    </w:p>
    <w:p w14:paraId="6626A096" w14:textId="24A549EC" w:rsidR="00137B60" w:rsidRPr="007E6D65" w:rsidRDefault="00137B60" w:rsidP="0012046D">
      <w:pPr>
        <w:pStyle w:val="L-Numbers"/>
      </w:pPr>
      <w:r>
        <w:rPr>
          <w:rStyle w:val="P-Italics"/>
        </w:rPr>
        <w:lastRenderedPageBreak/>
        <w:t>Hover</w:t>
      </w:r>
      <w:r w:rsidRPr="00BC65DF">
        <w:t xml:space="preserve"> </w:t>
      </w:r>
      <w:r w:rsidR="001E772B" w:rsidRPr="00BC65DF">
        <w:t>the mouse over</w:t>
      </w:r>
      <w:r w:rsidR="001E772B" w:rsidRPr="008000EB">
        <w:t xml:space="preserve"> </w:t>
      </w:r>
      <w:r w:rsidRPr="008000EB">
        <w:t xml:space="preserve">the ViewCube and </w:t>
      </w:r>
      <w:r w:rsidRPr="006B469C">
        <w:rPr>
          <w:rStyle w:val="P-Italics"/>
        </w:rPr>
        <w:t>right-click</w:t>
      </w:r>
      <w:r w:rsidRPr="008000EB">
        <w:t xml:space="preserve"> to access the </w:t>
      </w:r>
      <w:r w:rsidRPr="00277B76">
        <w:rPr>
          <w:rStyle w:val="P-Bold"/>
        </w:rPr>
        <w:t>ViewCube Settings</w:t>
      </w:r>
      <w:r w:rsidRPr="008000EB">
        <w:t xml:space="preserve"> </w:t>
      </w:r>
      <w:r w:rsidRPr="007E6D65">
        <w:t>command.</w:t>
      </w:r>
    </w:p>
    <w:p w14:paraId="72EB7B99" w14:textId="1E0AD8F9" w:rsidR="00137B60" w:rsidRPr="007E6D65" w:rsidRDefault="000668D0" w:rsidP="0018633A">
      <w:pPr>
        <w:pStyle w:val="IMG-Caption"/>
      </w:pPr>
      <w:r>
        <w:rPr>
          <w:noProof/>
        </w:rPr>
        <w:drawing>
          <wp:inline distT="0" distB="0" distL="0" distR="0" wp14:anchorId="1ABD3458" wp14:editId="422177E5">
            <wp:extent cx="1283335" cy="1622313"/>
            <wp:effectExtent l="0" t="0" r="0" b="3810"/>
            <wp:docPr id="60368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86241" name="Picture 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83335" cy="1622313"/>
                    </a:xfrm>
                    <a:prstGeom prst="rect">
                      <a:avLst/>
                    </a:prstGeom>
                  </pic:spPr>
                </pic:pic>
              </a:graphicData>
            </a:graphic>
          </wp:inline>
        </w:drawing>
      </w:r>
    </w:p>
    <w:p w14:paraId="4F873220" w14:textId="786419EE" w:rsidR="000668D0" w:rsidRPr="00DF36F6" w:rsidRDefault="000668D0" w:rsidP="000668D0">
      <w:pPr>
        <w:pStyle w:val="IMG-Caption"/>
        <w:rPr>
          <w:noProof/>
        </w:rPr>
      </w:pPr>
      <w:r>
        <w:t>Figure 1.</w:t>
      </w:r>
      <w:r w:rsidR="009D5E39">
        <w:fldChar w:fldCharType="begin"/>
      </w:r>
      <w:r w:rsidR="009D5E39">
        <w:instrText xml:space="preserve"> SEQ Figure \* ARABIC </w:instrText>
      </w:r>
      <w:r w:rsidR="009D5E39">
        <w:fldChar w:fldCharType="separate"/>
      </w:r>
      <w:ins w:id="105" w:author="jeanne aarhus" w:date="2024-05-16T20:55:00Z" w16du:dateUtc="2024-05-17T01:55:00Z">
        <w:r w:rsidR="00A63E4E">
          <w:rPr>
            <w:noProof/>
          </w:rPr>
          <w:t>14</w:t>
        </w:r>
      </w:ins>
      <w:r w:rsidR="009D5E39">
        <w:fldChar w:fldCharType="end"/>
      </w:r>
      <w:r>
        <w:t>: Default ViewCube</w:t>
      </w:r>
    </w:p>
    <w:p w14:paraId="08FD1AE7" w14:textId="1BA75E10" w:rsidR="00137B60" w:rsidRPr="00E4587C" w:rsidRDefault="00137B60" w:rsidP="0012046D">
      <w:pPr>
        <w:pStyle w:val="L-Numbers"/>
      </w:pPr>
      <w:r w:rsidRPr="00E4587C">
        <w:t xml:space="preserve">Using </w:t>
      </w:r>
      <w:r w:rsidRPr="00545BAF">
        <w:t>the ViewCube Settings</w:t>
      </w:r>
      <w:r w:rsidRPr="00E4587C">
        <w:t xml:space="preserve"> dialog, use the following settings to change the functionality of the ViewCube</w:t>
      </w:r>
      <w:r w:rsidR="001E772B" w:rsidRPr="00BC65DF">
        <w:t>:</w:t>
      </w:r>
    </w:p>
    <w:p w14:paraId="70FDBBD3" w14:textId="12C9E029" w:rsidR="00137B60" w:rsidRPr="00E4587C" w:rsidRDefault="00137B60" w:rsidP="0012046D">
      <w:pPr>
        <w:pStyle w:val="L-Numbers"/>
      </w:pPr>
      <w:r w:rsidRPr="00E4587C">
        <w:t xml:space="preserve">Use </w:t>
      </w:r>
      <w:r w:rsidR="003238E8">
        <w:t xml:space="preserve">the </w:t>
      </w:r>
      <w:r w:rsidRPr="00374BD6">
        <w:rPr>
          <w:rStyle w:val="P-Bold"/>
        </w:rPr>
        <w:t>On-</w:t>
      </w:r>
      <w:r w:rsidR="001E772B">
        <w:rPr>
          <w:rStyle w:val="P-Bold"/>
        </w:rPr>
        <w:t>s</w:t>
      </w:r>
      <w:r w:rsidRPr="00374BD6">
        <w:rPr>
          <w:rStyle w:val="P-Bold"/>
        </w:rPr>
        <w:t xml:space="preserve">creen </w:t>
      </w:r>
      <w:r w:rsidR="001E772B">
        <w:rPr>
          <w:rStyle w:val="P-Bold"/>
        </w:rPr>
        <w:t>position</w:t>
      </w:r>
      <w:r w:rsidR="001E772B" w:rsidRPr="00E4587C">
        <w:rPr>
          <w:rStyle w:val="P-Bold"/>
        </w:rPr>
        <w:t xml:space="preserve"> </w:t>
      </w:r>
      <w:r w:rsidRPr="00E4587C">
        <w:t>to control where the ViewCube is displayed</w:t>
      </w:r>
      <w:r w:rsidR="005C6718" w:rsidRPr="00E4587C">
        <w:t xml:space="preserve">. </w:t>
      </w:r>
      <w:r w:rsidRPr="00E4587C">
        <w:t xml:space="preserve">The </w:t>
      </w:r>
      <w:r w:rsidR="001E772B" w:rsidRPr="003D597A">
        <w:rPr>
          <w:rStyle w:val="P-Bold"/>
        </w:rPr>
        <w:t>Top Right</w:t>
      </w:r>
      <w:r w:rsidRPr="00E4587C">
        <w:t xml:space="preserve"> location may not be best for your use.</w:t>
      </w:r>
    </w:p>
    <w:p w14:paraId="511B786D" w14:textId="7C09A672" w:rsidR="00137B60" w:rsidRPr="00E4587C" w:rsidRDefault="00137B60" w:rsidP="0012046D">
      <w:pPr>
        <w:pStyle w:val="L-Numbers"/>
      </w:pPr>
      <w:r w:rsidRPr="00E4587C">
        <w:t xml:space="preserve">Use </w:t>
      </w:r>
      <w:r w:rsidR="00C5031C">
        <w:t xml:space="preserve">the </w:t>
      </w:r>
      <w:r w:rsidRPr="00374BD6">
        <w:rPr>
          <w:rStyle w:val="P-Bold"/>
        </w:rPr>
        <w:t xml:space="preserve">ViewCube </w:t>
      </w:r>
      <w:r w:rsidR="00F523DA">
        <w:rPr>
          <w:rStyle w:val="P-Bold"/>
        </w:rPr>
        <w:t>S</w:t>
      </w:r>
      <w:r w:rsidR="00F523DA" w:rsidRPr="00374BD6">
        <w:rPr>
          <w:rStyle w:val="P-Bold"/>
        </w:rPr>
        <w:t>ize</w:t>
      </w:r>
      <w:r w:rsidR="00F523DA" w:rsidRPr="00E4587C">
        <w:t xml:space="preserve"> </w:t>
      </w:r>
      <w:r w:rsidR="005F1B93">
        <w:t>settings</w:t>
      </w:r>
      <w:r w:rsidR="00813AE0">
        <w:t xml:space="preserve"> </w:t>
      </w:r>
      <w:r w:rsidRPr="00E4587C">
        <w:t xml:space="preserve">to change the overall size of the </w:t>
      </w:r>
      <w:r w:rsidR="00FD40C3" w:rsidRPr="00BC65DF">
        <w:t>ViewCube</w:t>
      </w:r>
      <w:r w:rsidR="00FD40C3" w:rsidRPr="00E4587C">
        <w:t xml:space="preserve"> </w:t>
      </w:r>
      <w:r w:rsidRPr="00E4587C">
        <w:t>in your view window.</w:t>
      </w:r>
    </w:p>
    <w:p w14:paraId="25E7C14B" w14:textId="012A22CC" w:rsidR="00137B60" w:rsidRPr="00E4587C" w:rsidRDefault="00137B60" w:rsidP="0012046D">
      <w:pPr>
        <w:pStyle w:val="L-Numbers"/>
      </w:pPr>
      <w:r w:rsidRPr="00E4587C">
        <w:t xml:space="preserve">Use the </w:t>
      </w:r>
      <w:r w:rsidRPr="003C2807">
        <w:rPr>
          <w:rStyle w:val="P-Bold"/>
        </w:rPr>
        <w:t xml:space="preserve">Show UCS </w:t>
      </w:r>
      <w:r w:rsidR="00F523DA">
        <w:rPr>
          <w:rStyle w:val="P-Bold"/>
        </w:rPr>
        <w:t>M</w:t>
      </w:r>
      <w:r w:rsidR="00F523DA" w:rsidRPr="003C2807">
        <w:rPr>
          <w:rStyle w:val="P-Bold"/>
        </w:rPr>
        <w:t>enu</w:t>
      </w:r>
      <w:r w:rsidR="00F523DA" w:rsidRPr="00E4587C">
        <w:t xml:space="preserve"> </w:t>
      </w:r>
      <w:r w:rsidR="005F1B93">
        <w:t xml:space="preserve">toggle </w:t>
      </w:r>
      <w:r w:rsidRPr="00E4587C">
        <w:t xml:space="preserve">to turn off the UCS </w:t>
      </w:r>
      <w:r w:rsidRPr="003952DB">
        <w:t>drop-down</w:t>
      </w:r>
      <w:r w:rsidR="00BA28DE" w:rsidRPr="003952DB">
        <w:t xml:space="preserve"> </w:t>
      </w:r>
      <w:r w:rsidRPr="003952DB">
        <w:t>list</w:t>
      </w:r>
      <w:r w:rsidRPr="00E4587C">
        <w:t xml:space="preserve"> if you do not use </w:t>
      </w:r>
      <w:r w:rsidR="001D2B41" w:rsidRPr="00BC65DF">
        <w:t xml:space="preserve">the </w:t>
      </w:r>
      <w:r w:rsidRPr="00E4587C">
        <w:t xml:space="preserve">User Coordinate </w:t>
      </w:r>
      <w:r w:rsidRPr="00BC65DF">
        <w:t>System</w:t>
      </w:r>
      <w:r w:rsidRPr="00E4587C">
        <w:t>.</w:t>
      </w:r>
    </w:p>
    <w:p w14:paraId="46EF2FF7" w14:textId="763AF942" w:rsidR="00137B60" w:rsidRPr="00BC65DF" w:rsidRDefault="00AF085D" w:rsidP="0018633A">
      <w:pPr>
        <w:pStyle w:val="IMG-Caption"/>
      </w:pPr>
      <w:r>
        <w:rPr>
          <w:noProof/>
        </w:rPr>
        <w:lastRenderedPageBreak/>
        <w:drawing>
          <wp:inline distT="0" distB="0" distL="0" distR="0" wp14:anchorId="165E53C5" wp14:editId="7E9395B3">
            <wp:extent cx="2344848" cy="3575477"/>
            <wp:effectExtent l="0" t="0" r="5080" b="0"/>
            <wp:docPr id="176901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13711" name="Picture 1"/>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50876" cy="3584669"/>
                    </a:xfrm>
                    <a:prstGeom prst="rect">
                      <a:avLst/>
                    </a:prstGeom>
                  </pic:spPr>
                </pic:pic>
              </a:graphicData>
            </a:graphic>
          </wp:inline>
        </w:drawing>
      </w:r>
    </w:p>
    <w:p w14:paraId="79A52B28" w14:textId="5C96422F" w:rsidR="00AF085D" w:rsidRPr="0024776B" w:rsidRDefault="00AF085D" w:rsidP="00AF085D">
      <w:pPr>
        <w:pStyle w:val="IMG-Caption"/>
        <w:rPr>
          <w:noProof/>
        </w:rPr>
      </w:pPr>
      <w:r>
        <w:t>Figure 1.</w:t>
      </w:r>
      <w:r w:rsidR="009D5E39">
        <w:fldChar w:fldCharType="begin"/>
      </w:r>
      <w:r w:rsidR="009D5E39">
        <w:instrText xml:space="preserve"> SEQ Figure \* ARABIC </w:instrText>
      </w:r>
      <w:r w:rsidR="009D5E39">
        <w:fldChar w:fldCharType="separate"/>
      </w:r>
      <w:ins w:id="106" w:author="jeanne aarhus" w:date="2024-05-16T20:55:00Z" w16du:dateUtc="2024-05-17T01:55:00Z">
        <w:r w:rsidR="00A63E4E">
          <w:rPr>
            <w:noProof/>
          </w:rPr>
          <w:t>15</w:t>
        </w:r>
      </w:ins>
      <w:r w:rsidR="009D5E39">
        <w:fldChar w:fldCharType="end"/>
      </w:r>
      <w:r>
        <w:t>: ViewCube Settings dialog</w:t>
      </w:r>
    </w:p>
    <w:p w14:paraId="7747B95A" w14:textId="594433E5" w:rsidR="00137B60" w:rsidRPr="007E6D65" w:rsidRDefault="00137B60" w:rsidP="0012046D">
      <w:r w:rsidRPr="007E6D65">
        <w:t xml:space="preserve">In this </w:t>
      </w:r>
      <w:r w:rsidR="0094167C" w:rsidRPr="007E6D65">
        <w:t>section</w:t>
      </w:r>
      <w:r w:rsidRPr="007E6D65">
        <w:t>, you learned how to take advantage of the hidden features and settings in the ViewCube.</w:t>
      </w:r>
    </w:p>
    <w:p w14:paraId="159EACCE" w14:textId="0C1643A4" w:rsidR="00137B60" w:rsidRDefault="00137B60" w:rsidP="005130DD">
      <w:r w:rsidRPr="007E6D65">
        <w:t xml:space="preserve">In the next section, we will look at how you can change the appearance of AutoCAD using the </w:t>
      </w:r>
      <w:r w:rsidR="005130DD" w:rsidRPr="005130DD">
        <w:t>OPTIONS</w:t>
      </w:r>
      <w:r w:rsidR="005130DD" w:rsidRPr="00C53A52">
        <w:t xml:space="preserve"> </w:t>
      </w:r>
      <w:r w:rsidRPr="007E6D65">
        <w:t>command.</w:t>
      </w:r>
    </w:p>
    <w:p w14:paraId="7F1384AF" w14:textId="47DEF2BD" w:rsidR="00A67988" w:rsidRDefault="00BE1F0A" w:rsidP="0012046D">
      <w:pPr>
        <w:pStyle w:val="H1-Section"/>
      </w:pPr>
      <w:r>
        <w:t xml:space="preserve">Tailoring your </w:t>
      </w:r>
      <w:r w:rsidR="00A67988" w:rsidRPr="000E3392">
        <w:t>Options</w:t>
      </w:r>
      <w:r w:rsidR="00A67988">
        <w:t xml:space="preserve"> </w:t>
      </w:r>
    </w:p>
    <w:p w14:paraId="2AD61966" w14:textId="7ECA93A8" w:rsidR="00A67988" w:rsidRDefault="00A67988" w:rsidP="0012046D">
      <w:r>
        <w:t>Do you need to use AutoCAD for presentations at work?</w:t>
      </w:r>
      <w:r w:rsidR="00DD0DEF">
        <w:t xml:space="preserve"> The OPTIONS settings have several controls that you can use to improve the visibility of your cursor and command prompts, making those presentations easier for your audience to follow</w:t>
      </w:r>
      <w:r>
        <w:t xml:space="preserve">. </w:t>
      </w:r>
    </w:p>
    <w:p w14:paraId="72992037" w14:textId="7E5E69F5" w:rsidR="00A67988" w:rsidRDefault="00A67988" w:rsidP="0012046D">
      <w:pPr>
        <w:pStyle w:val="H2-Heading"/>
      </w:pPr>
      <w:r>
        <w:lastRenderedPageBreak/>
        <w:t>Colors and Sizes</w:t>
      </w:r>
    </w:p>
    <w:p w14:paraId="7775C6BA" w14:textId="6A9148D3" w:rsidR="00A67988" w:rsidRDefault="00A67988" w:rsidP="0012046D">
      <w:r>
        <w:t xml:space="preserve">First, let’s look at the </w:t>
      </w:r>
      <w:r w:rsidR="00650CB9">
        <w:t xml:space="preserve">options for the size </w:t>
      </w:r>
      <w:r>
        <w:t xml:space="preserve">and </w:t>
      </w:r>
      <w:r w:rsidR="00650CB9">
        <w:t xml:space="preserve">color </w:t>
      </w:r>
      <w:r>
        <w:t xml:space="preserve">of the </w:t>
      </w:r>
      <w:r w:rsidR="00B25BA6">
        <w:t>Command Line</w:t>
      </w:r>
      <w:r>
        <w:t xml:space="preserve"> and </w:t>
      </w:r>
      <w:r w:rsidR="00B25BA6">
        <w:t>Dynamic Prompts</w:t>
      </w:r>
      <w:r>
        <w:t>.</w:t>
      </w:r>
    </w:p>
    <w:p w14:paraId="7C55CB5F" w14:textId="14ADE11A" w:rsidR="00A67988" w:rsidRDefault="00A67988" w:rsidP="0012046D">
      <w:pPr>
        <w:pStyle w:val="H3-Subheading"/>
      </w:pPr>
      <w:r w:rsidRPr="003447AD">
        <w:t>Command Line Font and Size</w:t>
      </w:r>
    </w:p>
    <w:p w14:paraId="0267FAD2" w14:textId="74C886D4" w:rsidR="00A67988" w:rsidRPr="003447AD" w:rsidRDefault="00A67988" w:rsidP="0012046D">
      <w:pPr>
        <w:pStyle w:val="P-Regular"/>
      </w:pPr>
      <w:r>
        <w:t xml:space="preserve">To modify the font and size of the </w:t>
      </w:r>
      <w:r w:rsidR="00D87D43">
        <w:t>Command Line</w:t>
      </w:r>
      <w:r>
        <w:t>, follow these steps:</w:t>
      </w:r>
    </w:p>
    <w:p w14:paraId="6A0DEEC7" w14:textId="47B8445B" w:rsidR="00A67988" w:rsidRPr="0043186C" w:rsidRDefault="00A67988" w:rsidP="0012046D">
      <w:pPr>
        <w:pStyle w:val="L-Numbers"/>
        <w:numPr>
          <w:ilvl w:val="0"/>
          <w:numId w:val="18"/>
        </w:numPr>
        <w:rPr>
          <w:rStyle w:val="P-Code"/>
        </w:rPr>
      </w:pPr>
      <w:r>
        <w:t xml:space="preserve">Open the </w:t>
      </w:r>
      <w:r w:rsidRPr="0043186C">
        <w:rPr>
          <w:rStyle w:val="P-Code"/>
        </w:rPr>
        <w:t>1-10_Options.dwg</w:t>
      </w:r>
      <w:r w:rsidR="00650CB9" w:rsidRPr="00650CB9">
        <w:t xml:space="preserve"> </w:t>
      </w:r>
      <w:r w:rsidR="00650CB9">
        <w:t>file.</w:t>
      </w:r>
    </w:p>
    <w:p w14:paraId="338E33BE" w14:textId="13FC5CC5" w:rsidR="00A67988" w:rsidRDefault="00A67988" w:rsidP="0012046D">
      <w:pPr>
        <w:pStyle w:val="L-Numbers"/>
        <w:numPr>
          <w:ilvl w:val="0"/>
          <w:numId w:val="18"/>
        </w:numPr>
      </w:pPr>
      <w:r>
        <w:t xml:space="preserve">Place the cursor in the middle of the view window and </w:t>
      </w:r>
      <w:r w:rsidRPr="005B0A9E">
        <w:rPr>
          <w:rStyle w:val="P-Italics"/>
        </w:rPr>
        <w:t>right-click</w:t>
      </w:r>
      <w:r>
        <w:t xml:space="preserve"> to access the </w:t>
      </w:r>
      <w:r w:rsidR="00AF132B" w:rsidRPr="005B0A9E">
        <w:rPr>
          <w:rStyle w:val="P-Bold"/>
        </w:rPr>
        <w:t>Options</w:t>
      </w:r>
      <w:r w:rsidR="00AF132B">
        <w:t xml:space="preserve"> </w:t>
      </w:r>
      <w:r>
        <w:t>command.</w:t>
      </w:r>
    </w:p>
    <w:p w14:paraId="7163DCA2" w14:textId="26DDB929" w:rsidR="00A67988" w:rsidRPr="009D0FA4" w:rsidRDefault="00A67988" w:rsidP="008E67F3">
      <w:pPr>
        <w:pStyle w:val="L-Numbers"/>
        <w:numPr>
          <w:ilvl w:val="0"/>
          <w:numId w:val="18"/>
        </w:numPr>
      </w:pPr>
      <w:r>
        <w:t xml:space="preserve">Using the </w:t>
      </w:r>
      <w:r w:rsidRPr="008E67F3">
        <w:rPr>
          <w:rStyle w:val="P-Bold"/>
          <w:rFonts w:asciiTheme="minorHAnsi" w:hAnsiTheme="minorHAnsi"/>
          <w:b w:val="0"/>
          <w:shd w:val="clear" w:color="auto" w:fill="auto"/>
        </w:rPr>
        <w:t>Options</w:t>
      </w:r>
      <w:r>
        <w:t xml:space="preserve"> dialog, select the </w:t>
      </w:r>
      <w:r w:rsidRPr="005B0A9E">
        <w:rPr>
          <w:rStyle w:val="P-Bold"/>
        </w:rPr>
        <w:t>Display</w:t>
      </w:r>
      <w:r>
        <w:t xml:space="preserve"> tab, </w:t>
      </w:r>
      <w:r w:rsidR="00650CB9">
        <w:t xml:space="preserve">then </w:t>
      </w:r>
      <w:r>
        <w:t xml:space="preserve">select the </w:t>
      </w:r>
      <w:r>
        <w:rPr>
          <w:rStyle w:val="P-Bold"/>
        </w:rPr>
        <w:t>Fonts…</w:t>
      </w:r>
      <w:r>
        <w:t xml:space="preserve"> button.</w:t>
      </w:r>
    </w:p>
    <w:p w14:paraId="1F14202D" w14:textId="1DB5308B" w:rsidR="00A67988" w:rsidRDefault="00A67988" w:rsidP="009D0FA4">
      <w:pPr>
        <w:pStyle w:val="L-Numbers"/>
      </w:pPr>
      <w:r w:rsidRPr="009D0FA4">
        <w:t xml:space="preserve">Using the </w:t>
      </w:r>
      <w:r w:rsidRPr="009D0FA4">
        <w:rPr>
          <w:rStyle w:val="P-Bold"/>
          <w:rFonts w:asciiTheme="minorHAnsi" w:hAnsiTheme="minorHAnsi"/>
          <w:b w:val="0"/>
          <w:shd w:val="clear" w:color="auto" w:fill="auto"/>
        </w:rPr>
        <w:t>Command Line Window Font</w:t>
      </w:r>
      <w:r w:rsidRPr="009D0FA4">
        <w:t xml:space="preserve"> dialog</w:t>
      </w:r>
      <w:r>
        <w:t xml:space="preserve">, </w:t>
      </w:r>
      <w:r w:rsidR="00650CB9">
        <w:t xml:space="preserve">set </w:t>
      </w:r>
      <w:r>
        <w:t xml:space="preserve">the </w:t>
      </w:r>
      <w:r w:rsidRPr="00103F94">
        <w:rPr>
          <w:rStyle w:val="P-Bold"/>
        </w:rPr>
        <w:t>Font Style</w:t>
      </w:r>
      <w:r>
        <w:t xml:space="preserve"> and </w:t>
      </w:r>
      <w:r w:rsidRPr="00103F94">
        <w:rPr>
          <w:rStyle w:val="P-Bold"/>
        </w:rPr>
        <w:t>Size</w:t>
      </w:r>
      <w:r>
        <w:t xml:space="preserve"> </w:t>
      </w:r>
      <w:r w:rsidR="00650CB9">
        <w:t xml:space="preserve">options </w:t>
      </w:r>
      <w:r>
        <w:t>as needed.</w:t>
      </w:r>
    </w:p>
    <w:p w14:paraId="6223126C" w14:textId="4742720B" w:rsidR="00A67988" w:rsidRDefault="00FA7CBD" w:rsidP="0012046D">
      <w:pPr>
        <w:pStyle w:val="L-Numbers"/>
        <w:numPr>
          <w:ilvl w:val="0"/>
          <w:numId w:val="18"/>
        </w:numPr>
      </w:pPr>
      <w:r>
        <w:t>Click</w:t>
      </w:r>
      <w:r w:rsidR="00F630F7">
        <w:t xml:space="preserve"> </w:t>
      </w:r>
      <w:r w:rsidR="00A67988" w:rsidRPr="008D2744">
        <w:rPr>
          <w:rStyle w:val="P-Bold"/>
        </w:rPr>
        <w:t>Apply &amp; Close</w:t>
      </w:r>
      <w:r w:rsidR="00A67988">
        <w:t xml:space="preserve"> to save your changes.</w:t>
      </w:r>
    </w:p>
    <w:p w14:paraId="76869C49" w14:textId="08A790B7" w:rsidR="00A67988" w:rsidRDefault="00AF132B" w:rsidP="0012046D">
      <w:pPr>
        <w:pStyle w:val="L-Numbers"/>
        <w:numPr>
          <w:ilvl w:val="0"/>
          <w:numId w:val="18"/>
        </w:numPr>
      </w:pPr>
      <w:r>
        <w:t>Click</w:t>
      </w:r>
      <w:r w:rsidR="00F630F7">
        <w:t xml:space="preserve"> </w:t>
      </w:r>
      <w:r w:rsidR="00A67988" w:rsidRPr="001F2066">
        <w:rPr>
          <w:rStyle w:val="P-Bold"/>
        </w:rPr>
        <w:t>OK</w:t>
      </w:r>
      <w:r w:rsidR="00A67988">
        <w:t xml:space="preserve"> to close the dialog and review the changes to your </w:t>
      </w:r>
      <w:r>
        <w:t>Command Line</w:t>
      </w:r>
      <w:r w:rsidR="00A67988">
        <w:t>.</w:t>
      </w:r>
    </w:p>
    <w:p w14:paraId="335FBB1C" w14:textId="77777777" w:rsidR="007C18D7" w:rsidRDefault="007C18D7" w:rsidP="001B4128"/>
    <w:p w14:paraId="39A55E16" w14:textId="5047BDF9" w:rsidR="007C18D7" w:rsidRDefault="0072796E" w:rsidP="001B4128">
      <w:r w:rsidRPr="007C18D7">
        <w:rPr>
          <w:b/>
          <w:noProof/>
          <w:color w:val="FF0000"/>
          <w:sz w:val="20"/>
        </w:rPr>
        <w:drawing>
          <wp:anchor distT="0" distB="0" distL="114300" distR="114300" simplePos="0" relativeHeight="252258304" behindDoc="0" locked="0" layoutInCell="1" allowOverlap="1" wp14:anchorId="0397125A" wp14:editId="55A7A8B6">
            <wp:simplePos x="0" y="0"/>
            <wp:positionH relativeFrom="column">
              <wp:posOffset>0</wp:posOffset>
            </wp:positionH>
            <wp:positionV relativeFrom="paragraph">
              <wp:posOffset>167640</wp:posOffset>
            </wp:positionV>
            <wp:extent cx="4782312" cy="2194560"/>
            <wp:effectExtent l="0" t="0" r="0" b="0"/>
            <wp:wrapTight wrapText="bothSides">
              <wp:wrapPolygon edited="0">
                <wp:start x="2926" y="0"/>
                <wp:lineTo x="2926" y="17063"/>
                <wp:lineTo x="8002" y="18000"/>
                <wp:lineTo x="0" y="18563"/>
                <wp:lineTo x="0" y="20625"/>
                <wp:lineTo x="258" y="21375"/>
                <wp:lineTo x="21425" y="21375"/>
                <wp:lineTo x="21425" y="19313"/>
                <wp:lineTo x="21253" y="18000"/>
                <wp:lineTo x="17209" y="15000"/>
                <wp:lineTo x="17123" y="563"/>
                <wp:lineTo x="17037" y="0"/>
                <wp:lineTo x="2926" y="0"/>
              </wp:wrapPolygon>
            </wp:wrapTight>
            <wp:docPr id="85831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13855" name=""/>
                    <pic:cNvPicPr/>
                  </pic:nvPicPr>
                  <pic:blipFill>
                    <a:blip r:embed="rId46"/>
                    <a:stretch>
                      <a:fillRect/>
                    </a:stretch>
                  </pic:blipFill>
                  <pic:spPr>
                    <a:xfrm>
                      <a:off x="0" y="0"/>
                      <a:ext cx="4782312" cy="2194560"/>
                    </a:xfrm>
                    <a:prstGeom prst="rect">
                      <a:avLst/>
                    </a:prstGeom>
                  </pic:spPr>
                </pic:pic>
              </a:graphicData>
            </a:graphic>
            <wp14:sizeRelH relativeFrom="margin">
              <wp14:pctWidth>0</wp14:pctWidth>
            </wp14:sizeRelH>
            <wp14:sizeRelV relativeFrom="margin">
              <wp14:pctHeight>0</wp14:pctHeight>
            </wp14:sizeRelV>
          </wp:anchor>
        </w:drawing>
      </w:r>
    </w:p>
    <w:p w14:paraId="6FE2C25B" w14:textId="77777777" w:rsidR="0072796E" w:rsidRDefault="0072796E" w:rsidP="001B4128"/>
    <w:p w14:paraId="6873E27F" w14:textId="77777777" w:rsidR="0072796E" w:rsidRDefault="0072796E" w:rsidP="001B4128"/>
    <w:p w14:paraId="65E2D3DA" w14:textId="77777777" w:rsidR="0072796E" w:rsidRDefault="0072796E" w:rsidP="001B4128"/>
    <w:p w14:paraId="22D75188" w14:textId="77777777" w:rsidR="0072796E" w:rsidRDefault="0072796E" w:rsidP="001B4128"/>
    <w:p w14:paraId="239B8385" w14:textId="77777777" w:rsidR="0072796E" w:rsidRDefault="0072796E" w:rsidP="001B4128"/>
    <w:p w14:paraId="53E145B2" w14:textId="77777777" w:rsidR="0072796E" w:rsidRDefault="0072796E" w:rsidP="001B4128"/>
    <w:p w14:paraId="7F328A62" w14:textId="77777777" w:rsidR="0072796E" w:rsidRDefault="0072796E" w:rsidP="001B4128"/>
    <w:p w14:paraId="33630D6A" w14:textId="77777777" w:rsidR="0072796E" w:rsidRDefault="0072796E" w:rsidP="001B4128"/>
    <w:p w14:paraId="65F8BBAE" w14:textId="77777777" w:rsidR="0072796E" w:rsidRDefault="0072796E" w:rsidP="001B4128"/>
    <w:p w14:paraId="45452B1F" w14:textId="77777777" w:rsidR="007C18D7" w:rsidRDefault="007C18D7" w:rsidP="001B4128"/>
    <w:p w14:paraId="5EACFE0C" w14:textId="77777777" w:rsidR="007C18D7" w:rsidRDefault="007C18D7" w:rsidP="001B4128"/>
    <w:p w14:paraId="652C1985" w14:textId="74B1B901" w:rsidR="00065635" w:rsidRPr="00CE276A" w:rsidRDefault="00065635" w:rsidP="0018633A">
      <w:pPr>
        <w:pStyle w:val="IMG-Caption"/>
        <w:rPr>
          <w:i/>
          <w:iCs/>
        </w:rPr>
      </w:pPr>
      <w:r w:rsidRPr="00CE276A">
        <w:t xml:space="preserve">Figure </w:t>
      </w:r>
      <w:r w:rsidR="009D5E39">
        <w:t>1.</w:t>
      </w:r>
      <w:r w:rsidR="009D5E39">
        <w:fldChar w:fldCharType="begin"/>
      </w:r>
      <w:r w:rsidR="009D5E39">
        <w:instrText xml:space="preserve"> SEQ Figure \* ARABIC </w:instrText>
      </w:r>
      <w:r w:rsidR="009D5E39">
        <w:fldChar w:fldCharType="separate"/>
      </w:r>
      <w:ins w:id="107" w:author="jeanne aarhus" w:date="2024-05-16T20:55:00Z" w16du:dateUtc="2024-05-17T01:55:00Z">
        <w:r w:rsidR="00A63E4E">
          <w:rPr>
            <w:noProof/>
          </w:rPr>
          <w:t>16</w:t>
        </w:r>
      </w:ins>
      <w:r w:rsidR="009D5E39">
        <w:fldChar w:fldCharType="end"/>
      </w:r>
      <w:r w:rsidRPr="00CE276A">
        <w:t>: Command Line Window Font</w:t>
      </w:r>
    </w:p>
    <w:p w14:paraId="7AED4DC5" w14:textId="77777777" w:rsidR="00A67988" w:rsidRDefault="00A67988" w:rsidP="0012046D">
      <w:pPr>
        <w:pStyle w:val="H3-Subheading"/>
      </w:pPr>
      <w:r w:rsidRPr="003447AD">
        <w:t>Command Line Color</w:t>
      </w:r>
    </w:p>
    <w:p w14:paraId="2A0D44E4" w14:textId="57184FF4" w:rsidR="00A67988" w:rsidRPr="003447AD" w:rsidRDefault="00A67988" w:rsidP="0012046D">
      <w:pPr>
        <w:pStyle w:val="P-Regular"/>
      </w:pPr>
      <w:r>
        <w:t xml:space="preserve">To modify the color of the </w:t>
      </w:r>
      <w:r w:rsidR="00D87D43">
        <w:t>Command Line</w:t>
      </w:r>
      <w:r>
        <w:t>, follow these steps:</w:t>
      </w:r>
    </w:p>
    <w:p w14:paraId="5A18B871" w14:textId="15C949A4" w:rsidR="00A67988" w:rsidRPr="007E6D65" w:rsidRDefault="00A67988" w:rsidP="0012046D">
      <w:pPr>
        <w:pStyle w:val="L-Numbers"/>
        <w:numPr>
          <w:ilvl w:val="0"/>
          <w:numId w:val="19"/>
        </w:numPr>
        <w:rPr>
          <w:rStyle w:val="P-Bold"/>
        </w:rPr>
      </w:pPr>
      <w:r>
        <w:t xml:space="preserve">Continue using the </w:t>
      </w:r>
      <w:r w:rsidRPr="00DB2553">
        <w:rPr>
          <w:rStyle w:val="P-Code"/>
        </w:rPr>
        <w:t>1-10_Options.dwg</w:t>
      </w:r>
      <w:r w:rsidR="00310B28" w:rsidRPr="00310B28">
        <w:t xml:space="preserve"> </w:t>
      </w:r>
      <w:r w:rsidR="00310B28">
        <w:t>file.</w:t>
      </w:r>
    </w:p>
    <w:p w14:paraId="0168AA2F" w14:textId="65EDF7CB" w:rsidR="00A67988" w:rsidRDefault="00A67988" w:rsidP="004B278F">
      <w:pPr>
        <w:pStyle w:val="L-Numbers"/>
        <w:numPr>
          <w:ilvl w:val="0"/>
          <w:numId w:val="19"/>
        </w:numPr>
      </w:pPr>
      <w:r>
        <w:t xml:space="preserve">Using the </w:t>
      </w:r>
      <w:r w:rsidRPr="004B278F">
        <w:rPr>
          <w:rStyle w:val="P-Bold"/>
          <w:rFonts w:asciiTheme="minorHAnsi" w:hAnsiTheme="minorHAnsi"/>
          <w:b w:val="0"/>
          <w:shd w:val="clear" w:color="auto" w:fill="auto"/>
        </w:rPr>
        <w:t>Options</w:t>
      </w:r>
      <w:r>
        <w:t xml:space="preserve"> dialog, select the </w:t>
      </w:r>
      <w:r w:rsidRPr="00DB2553">
        <w:rPr>
          <w:rStyle w:val="P-Bold"/>
        </w:rPr>
        <w:t>Display</w:t>
      </w:r>
      <w:r>
        <w:t xml:space="preserve"> tab, </w:t>
      </w:r>
      <w:r w:rsidR="00B011DB">
        <w:t xml:space="preserve">then </w:t>
      </w:r>
      <w:r w:rsidR="00E04909">
        <w:t>click</w:t>
      </w:r>
      <w:r>
        <w:t xml:space="preserve"> the </w:t>
      </w:r>
      <w:r w:rsidRPr="00103F94">
        <w:rPr>
          <w:rStyle w:val="P-Bold"/>
        </w:rPr>
        <w:t>Colors</w:t>
      </w:r>
      <w:r>
        <w:rPr>
          <w:rStyle w:val="P-Bold"/>
        </w:rPr>
        <w:t>…</w:t>
      </w:r>
      <w:r>
        <w:t xml:space="preserve"> button.</w:t>
      </w:r>
    </w:p>
    <w:p w14:paraId="27558C77" w14:textId="70ABE2F7" w:rsidR="00A67988" w:rsidRDefault="00A67988" w:rsidP="0012046D">
      <w:pPr>
        <w:pStyle w:val="L-Numbers"/>
        <w:numPr>
          <w:ilvl w:val="0"/>
          <w:numId w:val="18"/>
        </w:numPr>
      </w:pPr>
      <w:r>
        <w:t>Using the</w:t>
      </w:r>
      <w:r w:rsidR="00EE2F18">
        <w:t xml:space="preserve"> </w:t>
      </w:r>
      <w:r w:rsidR="00844458" w:rsidRPr="0018633A">
        <w:rPr>
          <w:rStyle w:val="P-Bold"/>
        </w:rPr>
        <w:t>Context</w:t>
      </w:r>
      <w:r w:rsidR="00671651">
        <w:rPr>
          <w:rStyle w:val="P-Bold"/>
        </w:rPr>
        <w:t>:</w:t>
      </w:r>
      <w:r w:rsidR="00CB08A2" w:rsidRPr="00CB08A2">
        <w:t xml:space="preserve"> </w:t>
      </w:r>
      <w:r>
        <w:t xml:space="preserve">section, select </w:t>
      </w:r>
      <w:r w:rsidRPr="00103F94">
        <w:rPr>
          <w:rStyle w:val="P-Bold"/>
        </w:rPr>
        <w:t>Command Line</w:t>
      </w:r>
      <w:r>
        <w:t xml:space="preserve">, and using </w:t>
      </w:r>
      <w:r w:rsidR="00B011DB">
        <w:t xml:space="preserve">the </w:t>
      </w:r>
      <w:r w:rsidRPr="00103F94">
        <w:rPr>
          <w:rStyle w:val="P-Bold"/>
        </w:rPr>
        <w:t>Interface</w:t>
      </w:r>
      <w:r>
        <w:t xml:space="preserve"> </w:t>
      </w:r>
      <w:r w:rsidRPr="00103F94">
        <w:rPr>
          <w:rStyle w:val="P-Bold"/>
        </w:rPr>
        <w:t>Element</w:t>
      </w:r>
      <w:r>
        <w:t xml:space="preserve"> section, selec</w:t>
      </w:r>
      <w:r w:rsidR="00342C96">
        <w:t>t the</w:t>
      </w:r>
      <w:r>
        <w:t xml:space="preserve"> </w:t>
      </w:r>
      <w:r w:rsidR="00342C96" w:rsidRPr="0077673F">
        <w:rPr>
          <w:rStyle w:val="P-Bold"/>
        </w:rPr>
        <w:t xml:space="preserve">Active </w:t>
      </w:r>
      <w:r w:rsidRPr="0077673F">
        <w:rPr>
          <w:rStyle w:val="P-Bold"/>
        </w:rPr>
        <w:t>prompt background</w:t>
      </w:r>
      <w:r>
        <w:t xml:space="preserve"> (</w:t>
      </w:r>
      <w:r w:rsidR="00342C96">
        <w:t xml:space="preserve">WHITE </w:t>
      </w:r>
      <w:r w:rsidR="00B011DB">
        <w:t xml:space="preserve">by </w:t>
      </w:r>
      <w:r>
        <w:t>default)</w:t>
      </w:r>
      <w:r w:rsidR="005C6718">
        <w:t xml:space="preserve">. </w:t>
      </w:r>
      <w:r>
        <w:t xml:space="preserve">Change this background color to </w:t>
      </w:r>
      <w:r w:rsidR="004B278F">
        <w:t>stand</w:t>
      </w:r>
      <w:r>
        <w:t xml:space="preserve"> out as needed. I will change it to a </w:t>
      </w:r>
      <w:r w:rsidR="00342C96">
        <w:t xml:space="preserve">YELLOW </w:t>
      </w:r>
      <w:r w:rsidR="00B011DB">
        <w:t xml:space="preserve">highlight </w:t>
      </w:r>
      <w:r>
        <w:t>color.</w:t>
      </w:r>
    </w:p>
    <w:p w14:paraId="17FA7E56" w14:textId="2F1643F4" w:rsidR="00A67988" w:rsidRDefault="00A67988" w:rsidP="0012046D">
      <w:pPr>
        <w:pStyle w:val="L-Numbers"/>
        <w:numPr>
          <w:ilvl w:val="0"/>
          <w:numId w:val="18"/>
        </w:numPr>
      </w:pPr>
      <w:r>
        <w:t xml:space="preserve">Using the </w:t>
      </w:r>
      <w:r w:rsidRPr="0018633A">
        <w:rPr>
          <w:rStyle w:val="P-Bold"/>
        </w:rPr>
        <w:t>Color:</w:t>
      </w:r>
      <w:r>
        <w:t xml:space="preserve"> </w:t>
      </w:r>
      <w:r w:rsidRPr="009B51EF">
        <w:t xml:space="preserve"> </w:t>
      </w:r>
      <w:r w:rsidRPr="00671651">
        <w:rPr>
          <w:rStyle w:val="P-Italics"/>
        </w:rPr>
        <w:t>drop-down</w:t>
      </w:r>
      <w:r w:rsidR="00B46D37" w:rsidRPr="00671651">
        <w:rPr>
          <w:rStyle w:val="P-Italics"/>
        </w:rPr>
        <w:t xml:space="preserve"> </w:t>
      </w:r>
      <w:r w:rsidRPr="00671651">
        <w:rPr>
          <w:rStyle w:val="P-Italics"/>
        </w:rPr>
        <w:t>list</w:t>
      </w:r>
      <w:r w:rsidR="00B46D37" w:rsidRPr="003952DB">
        <w:t>,</w:t>
      </w:r>
      <w:r w:rsidR="00B46D37" w:rsidRPr="0012046D">
        <w:rPr>
          <w:i/>
        </w:rPr>
        <w:t xml:space="preserve"> </w:t>
      </w:r>
      <w:r>
        <w:t xml:space="preserve">select the </w:t>
      </w:r>
      <w:r w:rsidRPr="00CA3136">
        <w:rPr>
          <w:rStyle w:val="P-Bold"/>
        </w:rPr>
        <w:t>Select Color…</w:t>
      </w:r>
      <w:r>
        <w:t xml:space="preserve"> option, and choose your preferred color</w:t>
      </w:r>
      <w:r w:rsidR="005C6718">
        <w:t xml:space="preserve">. </w:t>
      </w:r>
      <w:r>
        <w:t xml:space="preserve">Select a base color and use the </w:t>
      </w:r>
      <w:r w:rsidRPr="00CA3136">
        <w:rPr>
          <w:rStyle w:val="P-Bold"/>
        </w:rPr>
        <w:t>True Color</w:t>
      </w:r>
      <w:r>
        <w:t xml:space="preserve"> tab to </w:t>
      </w:r>
      <w:r w:rsidR="00F92F2B">
        <w:t xml:space="preserve">modify </w:t>
      </w:r>
      <w:r>
        <w:t>the actual color using R,G,B values</w:t>
      </w:r>
      <w:r w:rsidR="005C6718">
        <w:t xml:space="preserve">. </w:t>
      </w:r>
      <w:r>
        <w:t xml:space="preserve">I used </w:t>
      </w:r>
      <w:r w:rsidRPr="007E6D65">
        <w:rPr>
          <w:rStyle w:val="P-Code"/>
        </w:rPr>
        <w:t>255,255,185</w:t>
      </w:r>
      <w:r>
        <w:t xml:space="preserve"> for this example.</w:t>
      </w:r>
    </w:p>
    <w:p w14:paraId="007873D0" w14:textId="0439AE4D" w:rsidR="0080364C" w:rsidRDefault="0080364C" w:rsidP="0080364C">
      <w:r>
        <w:rPr>
          <w:noProof/>
        </w:rPr>
        <w:drawing>
          <wp:inline distT="0" distB="0" distL="0" distR="0" wp14:anchorId="47B32543" wp14:editId="776A7665">
            <wp:extent cx="4608576" cy="192024"/>
            <wp:effectExtent l="0" t="0" r="1905" b="0"/>
            <wp:docPr id="89792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2421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08576" cy="192024"/>
                    </a:xfrm>
                    <a:prstGeom prst="rect">
                      <a:avLst/>
                    </a:prstGeom>
                  </pic:spPr>
                </pic:pic>
              </a:graphicData>
            </a:graphic>
          </wp:inline>
        </w:drawing>
      </w:r>
    </w:p>
    <w:p w14:paraId="3CA1AF3C" w14:textId="181FB4A1" w:rsidR="0011185E" w:rsidRDefault="0011185E">
      <w:pPr>
        <w:pStyle w:val="IMG-Caption"/>
      </w:pPr>
      <w:r>
        <w:t xml:space="preserve">Figure </w:t>
      </w:r>
      <w:r w:rsidR="009D5E39">
        <w:t>1.</w:t>
      </w:r>
      <w:r w:rsidR="009D5E39">
        <w:fldChar w:fldCharType="begin"/>
      </w:r>
      <w:r w:rsidR="009D5E39">
        <w:instrText xml:space="preserve"> SEQ Figure \* ARABIC </w:instrText>
      </w:r>
      <w:r w:rsidR="009D5E39">
        <w:fldChar w:fldCharType="separate"/>
      </w:r>
      <w:ins w:id="108" w:author="jeanne aarhus" w:date="2024-05-16T20:55:00Z" w16du:dateUtc="2024-05-17T01:55:00Z">
        <w:r w:rsidR="00A63E4E">
          <w:rPr>
            <w:noProof/>
          </w:rPr>
          <w:t>17</w:t>
        </w:r>
      </w:ins>
      <w:r w:rsidR="009D5E39">
        <w:fldChar w:fldCharType="end"/>
      </w:r>
      <w:r>
        <w:t>: Command line highlight color</w:t>
      </w:r>
    </w:p>
    <w:p w14:paraId="7FCD64B2" w14:textId="000AC180" w:rsidR="00A67988" w:rsidRDefault="00FA7CBD" w:rsidP="0012046D">
      <w:pPr>
        <w:pStyle w:val="L-Numbers"/>
        <w:numPr>
          <w:ilvl w:val="0"/>
          <w:numId w:val="18"/>
        </w:numPr>
      </w:pPr>
      <w:r>
        <w:t>Click</w:t>
      </w:r>
      <w:r w:rsidR="00A67988">
        <w:t xml:space="preserve"> </w:t>
      </w:r>
      <w:r w:rsidR="00A67988" w:rsidRPr="005C6640">
        <w:rPr>
          <w:rStyle w:val="P-Bold"/>
        </w:rPr>
        <w:t>OK</w:t>
      </w:r>
      <w:r w:rsidR="00A67988">
        <w:t xml:space="preserve"> to close the dialog.</w:t>
      </w:r>
    </w:p>
    <w:p w14:paraId="059CF2BF" w14:textId="68092CAF" w:rsidR="00A67988" w:rsidRDefault="00FA7CBD" w:rsidP="0012046D">
      <w:pPr>
        <w:pStyle w:val="L-Numbers"/>
        <w:numPr>
          <w:ilvl w:val="0"/>
          <w:numId w:val="18"/>
        </w:numPr>
      </w:pPr>
      <w:r>
        <w:t>Click</w:t>
      </w:r>
      <w:r w:rsidR="00A67988">
        <w:t xml:space="preserve"> </w:t>
      </w:r>
      <w:r w:rsidR="00A67988" w:rsidRPr="005C6640">
        <w:rPr>
          <w:rStyle w:val="P-Bold"/>
        </w:rPr>
        <w:t>Apply &amp; Close</w:t>
      </w:r>
      <w:r w:rsidR="00A67988">
        <w:t xml:space="preserve"> and </w:t>
      </w:r>
      <w:r w:rsidR="00A67988" w:rsidRPr="005C6640">
        <w:rPr>
          <w:rStyle w:val="P-Bold"/>
        </w:rPr>
        <w:t>OK</w:t>
      </w:r>
      <w:r w:rsidR="00A67988">
        <w:t xml:space="preserve"> to save your changes.</w:t>
      </w:r>
    </w:p>
    <w:p w14:paraId="71193ECF" w14:textId="77777777" w:rsidR="00A67988" w:rsidRDefault="00A67988" w:rsidP="0012046D">
      <w:r>
        <w:t>Next, let’s modify the size and color of your Dynamic Input appearance.</w:t>
      </w:r>
    </w:p>
    <w:p w14:paraId="708B7898" w14:textId="16692301" w:rsidR="00A67988" w:rsidRPr="00A8316F" w:rsidRDefault="00A67988" w:rsidP="0012046D">
      <w:pPr>
        <w:pStyle w:val="H3-Subheading"/>
      </w:pPr>
      <w:r w:rsidRPr="00A8316F">
        <w:t xml:space="preserve">Dynamic Input </w:t>
      </w:r>
      <w:r w:rsidR="00B46D37">
        <w:t>s</w:t>
      </w:r>
      <w:r w:rsidRPr="00A8316F">
        <w:t xml:space="preserve">ize and </w:t>
      </w:r>
      <w:r w:rsidR="00B46D37">
        <w:t>c</w:t>
      </w:r>
      <w:r w:rsidRPr="00A8316F">
        <w:t>olor</w:t>
      </w:r>
    </w:p>
    <w:p w14:paraId="319E408D" w14:textId="1803E02D" w:rsidR="00A67988" w:rsidRDefault="00A67988" w:rsidP="0012046D">
      <w:r>
        <w:t xml:space="preserve">I recommend changing the color of your </w:t>
      </w:r>
      <w:r w:rsidRPr="003934A6">
        <w:t>Dynamic Input</w:t>
      </w:r>
      <w:r>
        <w:t xml:space="preserve"> as well as the </w:t>
      </w:r>
      <w:r w:rsidR="00D87D43">
        <w:t>Command Line</w:t>
      </w:r>
      <w:r w:rsidR="00B46D37">
        <w:t>:</w:t>
      </w:r>
    </w:p>
    <w:p w14:paraId="1F1F3944" w14:textId="4B9C98DB" w:rsidR="00A67988" w:rsidRPr="00F92F2B" w:rsidRDefault="00A67988" w:rsidP="0012046D">
      <w:pPr>
        <w:pStyle w:val="L-Numbers"/>
        <w:numPr>
          <w:ilvl w:val="0"/>
          <w:numId w:val="20"/>
        </w:numPr>
        <w:rPr>
          <w:rStyle w:val="P-Bold"/>
        </w:rPr>
      </w:pPr>
      <w:r>
        <w:lastRenderedPageBreak/>
        <w:t xml:space="preserve">Continue using the </w:t>
      </w:r>
      <w:r w:rsidRPr="000C69B8">
        <w:rPr>
          <w:rStyle w:val="P-Code"/>
        </w:rPr>
        <w:t>1-10_Options.dwg</w:t>
      </w:r>
      <w:r w:rsidR="00B46D37" w:rsidRPr="00B46D37">
        <w:t xml:space="preserve"> </w:t>
      </w:r>
      <w:r w:rsidR="00B46D37">
        <w:t>file.</w:t>
      </w:r>
    </w:p>
    <w:p w14:paraId="0BE4A997" w14:textId="14C710E7" w:rsidR="00A67988" w:rsidRDefault="00A67988" w:rsidP="0012046D">
      <w:pPr>
        <w:pStyle w:val="L-Numbers"/>
        <w:numPr>
          <w:ilvl w:val="0"/>
          <w:numId w:val="18"/>
        </w:numPr>
      </w:pPr>
      <w:r>
        <w:t xml:space="preserve">Using the Status Bar, </w:t>
      </w:r>
      <w:r w:rsidRPr="00CD158A">
        <w:rPr>
          <w:rStyle w:val="P-Italics"/>
        </w:rPr>
        <w:t>right-click</w:t>
      </w:r>
      <w:r w:rsidRPr="007E6D65">
        <w:rPr>
          <w:rStyle w:val="P-Italics"/>
        </w:rPr>
        <w:t xml:space="preserve"> </w:t>
      </w:r>
      <w:r>
        <w:t xml:space="preserve">on the </w:t>
      </w:r>
      <w:r w:rsidRPr="00423B61">
        <w:t>Dynamic Input</w:t>
      </w:r>
      <w:r>
        <w:t xml:space="preserve"> icon </w:t>
      </w:r>
      <w:r w:rsidR="00AE036F">
        <w:rPr>
          <w:noProof/>
        </w:rPr>
        <w:drawing>
          <wp:inline distT="0" distB="0" distL="0" distR="0" wp14:anchorId="3F946FCC" wp14:editId="7A1010F1">
            <wp:extent cx="245288" cy="245288"/>
            <wp:effectExtent l="0" t="0" r="0" b="0"/>
            <wp:docPr id="2134698880" name="Picture 5" descr="A blue and black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98880" name="Picture 5" descr="A blue and black symbol&#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0294" cy="250294"/>
                    </a:xfrm>
                    <a:prstGeom prst="rect">
                      <a:avLst/>
                    </a:prstGeom>
                  </pic:spPr>
                </pic:pic>
              </a:graphicData>
            </a:graphic>
          </wp:inline>
        </w:drawing>
      </w:r>
      <w:r>
        <w:t xml:space="preserve">and select the </w:t>
      </w:r>
      <w:r w:rsidRPr="000B207A">
        <w:rPr>
          <w:rStyle w:val="P-Bold"/>
        </w:rPr>
        <w:t>Dynamic Input Settings</w:t>
      </w:r>
      <w:r>
        <w:t xml:space="preserve"> command.</w:t>
      </w:r>
    </w:p>
    <w:p w14:paraId="5E4ACF0F" w14:textId="77777777" w:rsidR="00A67988" w:rsidRDefault="00A67988" w:rsidP="0012046D">
      <w:pPr>
        <w:pStyle w:val="L-Numbers"/>
        <w:numPr>
          <w:ilvl w:val="0"/>
          <w:numId w:val="18"/>
        </w:numPr>
      </w:pPr>
      <w:r>
        <w:t xml:space="preserve">Using </w:t>
      </w:r>
      <w:r w:rsidRPr="005A27FC">
        <w:t>the Drafting Settings</w:t>
      </w:r>
      <w:r w:rsidRPr="00404412">
        <w:t xml:space="preserve"> dialog</w:t>
      </w:r>
      <w:r>
        <w:t xml:space="preserve">, select the </w:t>
      </w:r>
      <w:r w:rsidRPr="000B207A">
        <w:rPr>
          <w:rStyle w:val="P-Bold"/>
        </w:rPr>
        <w:t>Drafting Tooltip Appearance</w:t>
      </w:r>
      <w:r>
        <w:t xml:space="preserve"> button.</w:t>
      </w:r>
    </w:p>
    <w:p w14:paraId="76F65E0B" w14:textId="51A0DF20" w:rsidR="00A67988" w:rsidRDefault="00A67988" w:rsidP="0012046D">
      <w:pPr>
        <w:pStyle w:val="L-Numbers"/>
        <w:numPr>
          <w:ilvl w:val="0"/>
          <w:numId w:val="18"/>
        </w:numPr>
      </w:pPr>
      <w:r>
        <w:t xml:space="preserve">Select the </w:t>
      </w:r>
      <w:r w:rsidRPr="00CD6FCE">
        <w:rPr>
          <w:rStyle w:val="P-Bold"/>
        </w:rPr>
        <w:t>Colors</w:t>
      </w:r>
      <w:r>
        <w:rPr>
          <w:rStyle w:val="P-Bold"/>
        </w:rPr>
        <w:t>…</w:t>
      </w:r>
      <w:r>
        <w:t xml:space="preserve"> button, and using the </w:t>
      </w:r>
      <w:r w:rsidRPr="007A4CA5">
        <w:rPr>
          <w:rStyle w:val="P-Bold"/>
        </w:rPr>
        <w:t>Drawing Windows Color</w:t>
      </w:r>
      <w:r>
        <w:t xml:space="preserve"> dialog, select the </w:t>
      </w:r>
      <w:r w:rsidRPr="00404412">
        <w:rPr>
          <w:rStyle w:val="P-Bold"/>
        </w:rPr>
        <w:t xml:space="preserve">Context </w:t>
      </w:r>
      <w:r>
        <w:rPr>
          <w:rStyle w:val="P-Bold"/>
        </w:rPr>
        <w:t>|</w:t>
      </w:r>
      <w:r w:rsidRPr="00404412">
        <w:rPr>
          <w:rStyle w:val="P-Bold"/>
        </w:rPr>
        <w:t xml:space="preserve"> 2</w:t>
      </w:r>
      <w:r>
        <w:rPr>
          <w:rStyle w:val="P-Bold"/>
        </w:rPr>
        <w:t>D</w:t>
      </w:r>
      <w:r w:rsidRPr="00404412">
        <w:rPr>
          <w:rStyle w:val="P-Bold"/>
        </w:rPr>
        <w:t xml:space="preserve"> </w:t>
      </w:r>
      <w:r>
        <w:rPr>
          <w:rStyle w:val="P-Bold"/>
        </w:rPr>
        <w:t>m</w:t>
      </w:r>
      <w:r w:rsidRPr="00404412">
        <w:rPr>
          <w:rStyle w:val="P-Bold"/>
        </w:rPr>
        <w:t xml:space="preserve">odel </w:t>
      </w:r>
      <w:r>
        <w:rPr>
          <w:rStyle w:val="P-Bold"/>
        </w:rPr>
        <w:t>s</w:t>
      </w:r>
      <w:r w:rsidRPr="00404412">
        <w:rPr>
          <w:rStyle w:val="P-Bold"/>
        </w:rPr>
        <w:t>pace</w:t>
      </w:r>
      <w:r>
        <w:t xml:space="preserve"> and </w:t>
      </w:r>
      <w:r w:rsidRPr="007A4CA5">
        <w:rPr>
          <w:rStyle w:val="P-Bold"/>
        </w:rPr>
        <w:t xml:space="preserve">Interface </w:t>
      </w:r>
      <w:r>
        <w:rPr>
          <w:rStyle w:val="P-Bold"/>
        </w:rPr>
        <w:t>el</w:t>
      </w:r>
      <w:r w:rsidRPr="007A4CA5">
        <w:rPr>
          <w:rStyle w:val="P-Bold"/>
        </w:rPr>
        <w:t xml:space="preserve">ement </w:t>
      </w:r>
      <w:r>
        <w:rPr>
          <w:rStyle w:val="P-Bold"/>
        </w:rPr>
        <w:t>|</w:t>
      </w:r>
      <w:r w:rsidRPr="00404412">
        <w:rPr>
          <w:rStyle w:val="P-Bold"/>
        </w:rPr>
        <w:t xml:space="preserve"> </w:t>
      </w:r>
      <w:r>
        <w:rPr>
          <w:rStyle w:val="P-Bold"/>
        </w:rPr>
        <w:t>D</w:t>
      </w:r>
      <w:r w:rsidRPr="00404412">
        <w:rPr>
          <w:rStyle w:val="P-Bold"/>
        </w:rPr>
        <w:t xml:space="preserve">rafting </w:t>
      </w:r>
      <w:r w:rsidR="00784309">
        <w:rPr>
          <w:rStyle w:val="P-Bold"/>
        </w:rPr>
        <w:t>tooltip</w:t>
      </w:r>
      <w:r w:rsidRPr="00404412">
        <w:rPr>
          <w:rStyle w:val="P-Bold"/>
        </w:rPr>
        <w:t xml:space="preserve"> background</w:t>
      </w:r>
      <w:r>
        <w:t>.</w:t>
      </w:r>
    </w:p>
    <w:p w14:paraId="6482C5E7" w14:textId="04DAE12F" w:rsidR="00A67988" w:rsidRDefault="00A67988" w:rsidP="0012046D">
      <w:pPr>
        <w:pStyle w:val="L-Numbers"/>
        <w:numPr>
          <w:ilvl w:val="0"/>
          <w:numId w:val="18"/>
        </w:numPr>
      </w:pPr>
      <w:r>
        <w:t xml:space="preserve">Using the </w:t>
      </w:r>
      <w:r w:rsidRPr="001545D2">
        <w:rPr>
          <w:rStyle w:val="P-Bold"/>
        </w:rPr>
        <w:t>Color</w:t>
      </w:r>
      <w:r>
        <w:rPr>
          <w:rStyle w:val="P-Bold"/>
        </w:rPr>
        <w:t>:</w:t>
      </w:r>
      <w:r>
        <w:t xml:space="preserve"> </w:t>
      </w:r>
      <w:r w:rsidRPr="000C766B">
        <w:rPr>
          <w:rStyle w:val="P-Italics"/>
        </w:rPr>
        <w:t>drop-down</w:t>
      </w:r>
      <w:r w:rsidR="00B46D37" w:rsidRPr="000C766B">
        <w:rPr>
          <w:rStyle w:val="P-Italics"/>
        </w:rPr>
        <w:t xml:space="preserve"> </w:t>
      </w:r>
      <w:r w:rsidRPr="000C766B">
        <w:rPr>
          <w:rStyle w:val="P-Italics"/>
        </w:rPr>
        <w:t>list</w:t>
      </w:r>
      <w:r>
        <w:t xml:space="preserve">, </w:t>
      </w:r>
      <w:r w:rsidR="000C766B">
        <w:t xml:space="preserve">select your preferred color using the </w:t>
      </w:r>
      <w:r w:rsidR="000C766B" w:rsidRPr="00427EDC">
        <w:rPr>
          <w:rStyle w:val="P-Bold"/>
        </w:rPr>
        <w:t>Select Color…</w:t>
      </w:r>
      <w:r w:rsidR="000C766B">
        <w:t xml:space="preserve"> option. Select the base color and use the </w:t>
      </w:r>
      <w:r w:rsidR="000C766B" w:rsidRPr="00F018CE">
        <w:rPr>
          <w:rStyle w:val="P-Bold"/>
        </w:rPr>
        <w:t>True Color</w:t>
      </w:r>
      <w:r w:rsidR="000C766B">
        <w:t xml:space="preserve"> tab to tweak the actual color using R,G,</w:t>
      </w:r>
      <w:r>
        <w:t>B values</w:t>
      </w:r>
      <w:r w:rsidR="005C6718">
        <w:t xml:space="preserve">. </w:t>
      </w:r>
      <w:r>
        <w:t xml:space="preserve">I used </w:t>
      </w:r>
      <w:r w:rsidRPr="007E6D65">
        <w:rPr>
          <w:rStyle w:val="P-Code"/>
        </w:rPr>
        <w:t>250,210,250</w:t>
      </w:r>
      <w:r>
        <w:t xml:space="preserve"> for this example.</w:t>
      </w:r>
    </w:p>
    <w:p w14:paraId="07EF1D24" w14:textId="570EEE32" w:rsidR="00A67988" w:rsidRDefault="00FA7CBD" w:rsidP="0012046D">
      <w:pPr>
        <w:pStyle w:val="L-Numbers"/>
        <w:numPr>
          <w:ilvl w:val="0"/>
          <w:numId w:val="18"/>
        </w:numPr>
      </w:pPr>
      <w:r>
        <w:t>Click</w:t>
      </w:r>
      <w:r w:rsidR="00A67988">
        <w:t xml:space="preserve"> </w:t>
      </w:r>
      <w:r w:rsidR="00A67988" w:rsidRPr="00E8240E">
        <w:rPr>
          <w:rStyle w:val="P-Bold"/>
        </w:rPr>
        <w:t>Apply &amp; Close</w:t>
      </w:r>
      <w:r w:rsidR="00A67988">
        <w:t xml:space="preserve"> to save your changes.</w:t>
      </w:r>
    </w:p>
    <w:p w14:paraId="7B3DA8F8" w14:textId="66ECAADC" w:rsidR="00A67988" w:rsidRDefault="00A67988" w:rsidP="0012046D">
      <w:pPr>
        <w:pStyle w:val="L-Numbers"/>
        <w:numPr>
          <w:ilvl w:val="0"/>
          <w:numId w:val="18"/>
        </w:numPr>
      </w:pPr>
      <w:r>
        <w:t xml:space="preserve">Use the </w:t>
      </w:r>
      <w:r w:rsidRPr="00E80DEF">
        <w:rPr>
          <w:rStyle w:val="P-Bold"/>
        </w:rPr>
        <w:t>Size</w:t>
      </w:r>
      <w:r>
        <w:t xml:space="preserve"> setting to increase the </w:t>
      </w:r>
      <w:r w:rsidR="00042ED5">
        <w:t>text size</w:t>
      </w:r>
      <w:r>
        <w:t xml:space="preserve"> for the Dynamic Input prompts.</w:t>
      </w:r>
    </w:p>
    <w:p w14:paraId="07882975" w14:textId="58806EE0" w:rsidR="00A67988" w:rsidRDefault="00A67988" w:rsidP="0012046D">
      <w:pPr>
        <w:pStyle w:val="L-Numbers"/>
        <w:numPr>
          <w:ilvl w:val="0"/>
          <w:numId w:val="18"/>
        </w:numPr>
      </w:pPr>
      <w:r>
        <w:t xml:space="preserve">Modify these settings to apply to the </w:t>
      </w:r>
      <w:r w:rsidRPr="00E8240E">
        <w:rPr>
          <w:rStyle w:val="P-Bold"/>
        </w:rPr>
        <w:t xml:space="preserve">Dynamic Input </w:t>
      </w:r>
      <w:r w:rsidR="008E54D5">
        <w:rPr>
          <w:rStyle w:val="P-Bold"/>
        </w:rPr>
        <w:t>t</w:t>
      </w:r>
      <w:r w:rsidRPr="00E8240E">
        <w:rPr>
          <w:rStyle w:val="P-Bold"/>
        </w:rPr>
        <w:t>ooltips</w:t>
      </w:r>
      <w:r>
        <w:t xml:space="preserve"> only.</w:t>
      </w:r>
    </w:p>
    <w:p w14:paraId="0DAB2E9F" w14:textId="78046E2F" w:rsidR="00A67988" w:rsidRDefault="00FA7CBD" w:rsidP="0012046D">
      <w:pPr>
        <w:pStyle w:val="L-Numbers"/>
        <w:numPr>
          <w:ilvl w:val="0"/>
          <w:numId w:val="18"/>
        </w:numPr>
      </w:pPr>
      <w:r>
        <w:t>Click</w:t>
      </w:r>
      <w:r w:rsidR="00F630F7">
        <w:t xml:space="preserve"> </w:t>
      </w:r>
      <w:r w:rsidR="00A67988" w:rsidRPr="00E8240E">
        <w:rPr>
          <w:rStyle w:val="P-Bold"/>
        </w:rPr>
        <w:t>OK</w:t>
      </w:r>
      <w:r w:rsidR="00A67988">
        <w:t xml:space="preserve"> to save these changes and close the dialog, </w:t>
      </w:r>
      <w:r w:rsidR="008E54D5">
        <w:t xml:space="preserve">then </w:t>
      </w:r>
      <w:r w:rsidR="00A67988" w:rsidRPr="00E8240E">
        <w:rPr>
          <w:rStyle w:val="P-Bold"/>
        </w:rPr>
        <w:t>OK</w:t>
      </w:r>
      <w:r w:rsidR="00A67988">
        <w:t xml:space="preserve"> </w:t>
      </w:r>
      <w:r w:rsidR="008E54D5">
        <w:t xml:space="preserve">again </w:t>
      </w:r>
      <w:r w:rsidR="00A67988">
        <w:t>to complete the changes.</w:t>
      </w:r>
      <w:r w:rsidR="001532E8" w:rsidRPr="001532E8">
        <w:rPr>
          <w:noProof/>
        </w:rPr>
        <w:t xml:space="preserve"> </w:t>
      </w:r>
    </w:p>
    <w:p w14:paraId="1A5BDE33" w14:textId="41FF67E1" w:rsidR="00A67988" w:rsidRDefault="001532E8" w:rsidP="0012046D">
      <w:pPr>
        <w:pStyle w:val="IMG-Figure"/>
      </w:pPr>
      <w:r>
        <w:rPr>
          <w:noProof/>
        </w:rPr>
        <w:lastRenderedPageBreak/>
        <w:drawing>
          <wp:inline distT="0" distB="0" distL="0" distR="0" wp14:anchorId="5233E36A" wp14:editId="3C0142A7">
            <wp:extent cx="4544568" cy="2935224"/>
            <wp:effectExtent l="0" t="0" r="8890" b="0"/>
            <wp:docPr id="137384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41569"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44568" cy="2935224"/>
                    </a:xfrm>
                    <a:prstGeom prst="rect">
                      <a:avLst/>
                    </a:prstGeom>
                  </pic:spPr>
                </pic:pic>
              </a:graphicData>
            </a:graphic>
          </wp:inline>
        </w:drawing>
      </w:r>
    </w:p>
    <w:p w14:paraId="48F56EBA" w14:textId="0B5A1BAB" w:rsidR="00447A9A" w:rsidRPr="003D719A" w:rsidRDefault="00447A9A" w:rsidP="001532E8">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ins w:id="109" w:author="jeanne aarhus" w:date="2024-05-16T20:55:00Z" w16du:dateUtc="2024-05-17T01:55:00Z">
        <w:r w:rsidR="00A63E4E">
          <w:rPr>
            <w:noProof/>
          </w:rPr>
          <w:t>18</w:t>
        </w:r>
      </w:ins>
      <w:r w:rsidR="009D5E39">
        <w:fldChar w:fldCharType="end"/>
      </w:r>
      <w:r>
        <w:t xml:space="preserve">: </w:t>
      </w:r>
      <w:r w:rsidRPr="001532E8">
        <w:t>Dynamic</w:t>
      </w:r>
      <w:r>
        <w:t xml:space="preserve"> Input color and size</w:t>
      </w:r>
    </w:p>
    <w:p w14:paraId="264E1812" w14:textId="2FED1B58" w:rsidR="00A67988" w:rsidRDefault="00A67988" w:rsidP="0012046D">
      <w:pPr>
        <w:pStyle w:val="P-Regular"/>
      </w:pPr>
      <w:r>
        <w:t xml:space="preserve">Next, we will modify the color of the </w:t>
      </w:r>
      <w:r w:rsidR="00CC0256">
        <w:t>p</w:t>
      </w:r>
      <w:r>
        <w:t xml:space="preserve">olar </w:t>
      </w:r>
      <w:r w:rsidR="00CC0256">
        <w:t>t</w:t>
      </w:r>
      <w:r>
        <w:t xml:space="preserve">racking and </w:t>
      </w:r>
      <w:r w:rsidR="00E4018C">
        <w:t>auto-tracking</w:t>
      </w:r>
      <w:r>
        <w:t xml:space="preserve"> lines so they are easier to see with a dark background.</w:t>
      </w:r>
    </w:p>
    <w:p w14:paraId="1CFE2223" w14:textId="53E08390" w:rsidR="00A67988" w:rsidRDefault="00A67988" w:rsidP="0012046D">
      <w:pPr>
        <w:pStyle w:val="H2-Heading"/>
      </w:pPr>
      <w:r>
        <w:t xml:space="preserve">Polar </w:t>
      </w:r>
      <w:r w:rsidR="00CC0256">
        <w:t xml:space="preserve">tracking </w:t>
      </w:r>
      <w:r>
        <w:t xml:space="preserve">and </w:t>
      </w:r>
      <w:r w:rsidR="00E4018C">
        <w:t>auto-tracking</w:t>
      </w:r>
      <w:r w:rsidR="00CC0256">
        <w:t xml:space="preserve"> lines</w:t>
      </w:r>
      <w:r>
        <w:t xml:space="preserve"> </w:t>
      </w:r>
      <w:r w:rsidR="00CC0256">
        <w:t>c</w:t>
      </w:r>
      <w:r>
        <w:t>olor</w:t>
      </w:r>
    </w:p>
    <w:p w14:paraId="5C706A03" w14:textId="79D7E1EE" w:rsidR="00A67988" w:rsidRDefault="00A67988" w:rsidP="0012046D">
      <w:pPr>
        <w:pStyle w:val="P-Regular"/>
      </w:pPr>
      <w:r>
        <w:t xml:space="preserve">In this </w:t>
      </w:r>
      <w:r w:rsidR="001A3487">
        <w:t>exercise</w:t>
      </w:r>
      <w:r>
        <w:t xml:space="preserve">, we will modify the color of the </w:t>
      </w:r>
      <w:r w:rsidR="00CC0256">
        <w:t>p</w:t>
      </w:r>
      <w:r>
        <w:t xml:space="preserve">olar </w:t>
      </w:r>
      <w:r w:rsidR="00CC0256">
        <w:t>t</w:t>
      </w:r>
      <w:r>
        <w:t xml:space="preserve">racking and </w:t>
      </w:r>
      <w:r w:rsidR="00E4018C">
        <w:t>auto-tracking</w:t>
      </w:r>
      <w:r>
        <w:t xml:space="preserve"> lines as needed to make them more visible </w:t>
      </w:r>
      <w:r w:rsidR="006F29CA">
        <w:t xml:space="preserve">against </w:t>
      </w:r>
      <w:r>
        <w:t>your background</w:t>
      </w:r>
      <w:r w:rsidR="006F29CA">
        <w:t>:</w:t>
      </w:r>
    </w:p>
    <w:p w14:paraId="5F9FD200" w14:textId="71C3EDC4" w:rsidR="00A67988" w:rsidRPr="007E6D65" w:rsidRDefault="00A67988" w:rsidP="0012046D">
      <w:pPr>
        <w:pStyle w:val="L-Numbers"/>
        <w:numPr>
          <w:ilvl w:val="0"/>
          <w:numId w:val="21"/>
        </w:numPr>
        <w:rPr>
          <w:rStyle w:val="P-Bold"/>
        </w:rPr>
      </w:pPr>
      <w:r>
        <w:t xml:space="preserve">Continue using the </w:t>
      </w:r>
      <w:r w:rsidRPr="007C0673">
        <w:rPr>
          <w:rStyle w:val="P-Code"/>
        </w:rPr>
        <w:t>1-10_Options.dwg</w:t>
      </w:r>
      <w:r w:rsidR="006F29CA" w:rsidRPr="006F29CA">
        <w:t xml:space="preserve"> </w:t>
      </w:r>
      <w:r w:rsidR="006F29CA">
        <w:t>file.</w:t>
      </w:r>
    </w:p>
    <w:p w14:paraId="11482CD5" w14:textId="59FFF3E5" w:rsidR="00A67988" w:rsidRDefault="00A67988" w:rsidP="0012046D">
      <w:pPr>
        <w:pStyle w:val="L-Numbers"/>
        <w:numPr>
          <w:ilvl w:val="0"/>
          <w:numId w:val="19"/>
        </w:numPr>
      </w:pPr>
      <w:r w:rsidRPr="005A27FC">
        <w:t>Using the Options dialog</w:t>
      </w:r>
      <w:r>
        <w:t xml:space="preserve">, select the </w:t>
      </w:r>
      <w:r w:rsidRPr="007C0673">
        <w:rPr>
          <w:rStyle w:val="P-Bold"/>
        </w:rPr>
        <w:t>Display</w:t>
      </w:r>
      <w:r w:rsidRPr="00E4018C">
        <w:rPr>
          <w:rStyle w:val="P-Bold"/>
        </w:rPr>
        <w:t xml:space="preserve"> </w:t>
      </w:r>
      <w:r w:rsidR="00E4018C" w:rsidRPr="00E4018C">
        <w:rPr>
          <w:rStyle w:val="P-Bold"/>
        </w:rPr>
        <w:t>Tab</w:t>
      </w:r>
      <w:r>
        <w:t xml:space="preserve"> and select the </w:t>
      </w:r>
      <w:r w:rsidRPr="00103F94">
        <w:rPr>
          <w:rStyle w:val="P-Bold"/>
        </w:rPr>
        <w:t>Colors</w:t>
      </w:r>
      <w:r>
        <w:rPr>
          <w:rStyle w:val="P-Bold"/>
        </w:rPr>
        <w:t>…</w:t>
      </w:r>
      <w:r>
        <w:t xml:space="preserve"> button.</w:t>
      </w:r>
    </w:p>
    <w:p w14:paraId="18ECB143" w14:textId="338B15A0" w:rsidR="00A67988" w:rsidRDefault="00A67988" w:rsidP="0012046D">
      <w:pPr>
        <w:pStyle w:val="L-Numbers"/>
        <w:numPr>
          <w:ilvl w:val="0"/>
          <w:numId w:val="18"/>
        </w:numPr>
      </w:pPr>
      <w:r>
        <w:t xml:space="preserve">Using </w:t>
      </w:r>
      <w:r w:rsidRPr="007571E2">
        <w:t xml:space="preserve">the </w:t>
      </w:r>
      <w:r w:rsidRPr="007C0673">
        <w:rPr>
          <w:rStyle w:val="P-Bold"/>
        </w:rPr>
        <w:t>Context</w:t>
      </w:r>
      <w:r>
        <w:t xml:space="preserve"> section</w:t>
      </w:r>
      <w:r w:rsidR="006F29CA">
        <w:t>,</w:t>
      </w:r>
      <w:r>
        <w:t xml:space="preserve"> select </w:t>
      </w:r>
      <w:r w:rsidRPr="007C0673">
        <w:rPr>
          <w:rStyle w:val="P-Bold"/>
        </w:rPr>
        <w:t>2D Model Space</w:t>
      </w:r>
      <w:r w:rsidR="006F29CA">
        <w:t xml:space="preserve">. Then, </w:t>
      </w:r>
      <w:r>
        <w:t xml:space="preserve">using the </w:t>
      </w:r>
      <w:r w:rsidRPr="007C0673">
        <w:rPr>
          <w:rStyle w:val="P-Bold"/>
        </w:rPr>
        <w:t>Interface Element</w:t>
      </w:r>
      <w:r>
        <w:t xml:space="preserve"> section</w:t>
      </w:r>
      <w:r w:rsidR="006F29CA">
        <w:t>,</w:t>
      </w:r>
      <w:r>
        <w:t xml:space="preserve"> select </w:t>
      </w:r>
      <w:proofErr w:type="spellStart"/>
      <w:r w:rsidRPr="007C0673">
        <w:rPr>
          <w:rStyle w:val="P-Bold"/>
        </w:rPr>
        <w:t>Autotrac</w:t>
      </w:r>
      <w:r>
        <w:rPr>
          <w:rStyle w:val="P-Bold"/>
        </w:rPr>
        <w:t>k</w:t>
      </w:r>
      <w:proofErr w:type="spellEnd"/>
      <w:r>
        <w:rPr>
          <w:rStyle w:val="P-Bold"/>
        </w:rPr>
        <w:t xml:space="preserve"> v</w:t>
      </w:r>
      <w:r w:rsidRPr="007C0673">
        <w:rPr>
          <w:rStyle w:val="P-Bold"/>
        </w:rPr>
        <w:t>ector</w:t>
      </w:r>
      <w:r>
        <w:t xml:space="preserve">. </w:t>
      </w:r>
      <w:r w:rsidRPr="007571E2">
        <w:t xml:space="preserve">Change </w:t>
      </w:r>
      <w:r>
        <w:t>the</w:t>
      </w:r>
      <w:r w:rsidRPr="007571E2">
        <w:t xml:space="preserve"> background color to </w:t>
      </w:r>
      <w:r w:rsidR="003B0310">
        <w:t>one</w:t>
      </w:r>
      <w:r w:rsidRPr="007571E2">
        <w:t xml:space="preserve"> that stands</w:t>
      </w:r>
      <w:r>
        <w:t xml:space="preserve"> out</w:t>
      </w:r>
      <w:r w:rsidRPr="007571E2">
        <w:t xml:space="preserve"> </w:t>
      </w:r>
      <w:r>
        <w:t xml:space="preserve">against your background </w:t>
      </w:r>
      <w:r w:rsidR="006F29CA">
        <w:t xml:space="preserve">view </w:t>
      </w:r>
      <w:r>
        <w:t>color (</w:t>
      </w:r>
      <w:r w:rsidRPr="0018633A">
        <w:t>1,152,1</w:t>
      </w:r>
      <w:r>
        <w:t xml:space="preserve"> </w:t>
      </w:r>
      <w:r w:rsidR="006F29CA">
        <w:t xml:space="preserve">is the </w:t>
      </w:r>
      <w:r>
        <w:t xml:space="preserve">default). </w:t>
      </w:r>
      <w:r w:rsidRPr="007571E2">
        <w:t>I will change</w:t>
      </w:r>
      <w:r>
        <w:t xml:space="preserve"> it to a </w:t>
      </w:r>
      <w:r w:rsidR="00CC0256">
        <w:t xml:space="preserve">yellow-highlight </w:t>
      </w:r>
      <w:r>
        <w:t xml:space="preserve">color </w:t>
      </w:r>
      <w:r w:rsidR="006F29CA">
        <w:t xml:space="preserve">that </w:t>
      </w:r>
      <w:r>
        <w:t xml:space="preserve">stands </w:t>
      </w:r>
      <w:r w:rsidR="006F29CA">
        <w:t xml:space="preserve">out nicely </w:t>
      </w:r>
      <w:r>
        <w:t xml:space="preserve">against the default </w:t>
      </w:r>
      <w:r w:rsidR="003B097E">
        <w:t xml:space="preserve">dark gray </w:t>
      </w:r>
      <w:r>
        <w:t>background.</w:t>
      </w:r>
    </w:p>
    <w:p w14:paraId="4B590E90" w14:textId="014797A8" w:rsidR="00A67988" w:rsidRDefault="00A67988" w:rsidP="0012046D">
      <w:pPr>
        <w:pStyle w:val="L-Numbers"/>
        <w:numPr>
          <w:ilvl w:val="0"/>
          <w:numId w:val="18"/>
        </w:numPr>
      </w:pPr>
      <w:r>
        <w:lastRenderedPageBreak/>
        <w:t xml:space="preserve">Using the </w:t>
      </w:r>
      <w:r w:rsidRPr="005E3DF5">
        <w:rPr>
          <w:rStyle w:val="P-Bold"/>
        </w:rPr>
        <w:t>Colors…</w:t>
      </w:r>
      <w:r>
        <w:t xml:space="preserve"> </w:t>
      </w:r>
      <w:r w:rsidRPr="003952DB">
        <w:t>drop-down</w:t>
      </w:r>
      <w:r w:rsidR="00B46D37" w:rsidRPr="003952DB">
        <w:t xml:space="preserve"> </w:t>
      </w:r>
      <w:r w:rsidRPr="003952DB">
        <w:t>list</w:t>
      </w:r>
      <w:r w:rsidR="00486CDB">
        <w:t>,</w:t>
      </w:r>
      <w:r w:rsidRPr="0012046D">
        <w:rPr>
          <w:i/>
        </w:rPr>
        <w:t xml:space="preserve"> </w:t>
      </w:r>
      <w:r>
        <w:t xml:space="preserve">select the </w:t>
      </w:r>
      <w:r w:rsidRPr="005E3DF5">
        <w:rPr>
          <w:rStyle w:val="P-Bold"/>
        </w:rPr>
        <w:t>Select Color…</w:t>
      </w:r>
      <w:r>
        <w:t xml:space="preserve"> option, and choose your preferred color</w:t>
      </w:r>
      <w:r w:rsidR="005C6718">
        <w:t xml:space="preserve">. </w:t>
      </w:r>
      <w:r>
        <w:t xml:space="preserve">Select the base color and use the </w:t>
      </w:r>
      <w:r w:rsidRPr="005E3DF5">
        <w:rPr>
          <w:rStyle w:val="P-Bold"/>
        </w:rPr>
        <w:t>True Color</w:t>
      </w:r>
      <w:r>
        <w:t xml:space="preserve"> tab to tweak the actual color using R,G,B values</w:t>
      </w:r>
      <w:r w:rsidR="005C6718">
        <w:t xml:space="preserve">. </w:t>
      </w:r>
      <w:r>
        <w:t xml:space="preserve">I used </w:t>
      </w:r>
      <w:r w:rsidRPr="007E6D65">
        <w:rPr>
          <w:rStyle w:val="P-Code"/>
        </w:rPr>
        <w:t>255,255,185</w:t>
      </w:r>
      <w:r>
        <w:t xml:space="preserve"> for this example.</w:t>
      </w:r>
      <w:r w:rsidRPr="00E07791">
        <w:rPr>
          <w:noProof/>
        </w:rPr>
        <w:t xml:space="preserve"> </w:t>
      </w:r>
    </w:p>
    <w:p w14:paraId="32907F22" w14:textId="4D3D3F62" w:rsidR="00A67988" w:rsidRDefault="00BA37E2" w:rsidP="0012046D">
      <w:pPr>
        <w:pStyle w:val="IMG-Figure"/>
      </w:pPr>
      <w:r>
        <w:rPr>
          <w:noProof/>
        </w:rPr>
        <w:drawing>
          <wp:inline distT="0" distB="0" distL="0" distR="0" wp14:anchorId="088B1FC9" wp14:editId="482918E7">
            <wp:extent cx="4013835" cy="3903980"/>
            <wp:effectExtent l="0" t="0" r="0" b="0"/>
            <wp:docPr id="151106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62484" name="Picture 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13835" cy="3903980"/>
                    </a:xfrm>
                    <a:prstGeom prst="rect">
                      <a:avLst/>
                    </a:prstGeom>
                  </pic:spPr>
                </pic:pic>
              </a:graphicData>
            </a:graphic>
          </wp:inline>
        </w:drawing>
      </w:r>
    </w:p>
    <w:p w14:paraId="42344C21" w14:textId="46481DA1" w:rsidR="00BA37E2" w:rsidRPr="00D82A4B" w:rsidRDefault="00BA37E2" w:rsidP="00BA37E2">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ins w:id="110" w:author="jeanne aarhus" w:date="2024-05-16T20:55:00Z" w16du:dateUtc="2024-05-17T01:55:00Z">
        <w:r w:rsidR="00A63E4E">
          <w:rPr>
            <w:noProof/>
          </w:rPr>
          <w:t>19</w:t>
        </w:r>
      </w:ins>
      <w:r w:rsidR="009D5E39">
        <w:fldChar w:fldCharType="end"/>
      </w:r>
      <w:r>
        <w:t xml:space="preserve">: Polar and </w:t>
      </w:r>
      <w:proofErr w:type="spellStart"/>
      <w:r>
        <w:t>Autotrack</w:t>
      </w:r>
      <w:proofErr w:type="spellEnd"/>
      <w:r>
        <w:t xml:space="preserve"> Color</w:t>
      </w:r>
    </w:p>
    <w:p w14:paraId="20B0D1A1" w14:textId="19675704" w:rsidR="00A67988" w:rsidRDefault="00A67988" w:rsidP="00A67988">
      <w:pPr>
        <w:pStyle w:val="P-CalloutHeading"/>
      </w:pPr>
      <w:r>
        <w:t>Note</w:t>
      </w:r>
    </w:p>
    <w:p w14:paraId="3A66C40A" w14:textId="3E20503F" w:rsidR="00A67988" w:rsidRDefault="00A67988" w:rsidP="0012046D">
      <w:pPr>
        <w:pStyle w:val="P-Callout"/>
      </w:pPr>
      <w:r>
        <w:t>You should</w:t>
      </w:r>
      <w:r w:rsidRPr="003C2A55">
        <w:t xml:space="preserve"> also consider modifying the 2D and 3D </w:t>
      </w:r>
      <w:proofErr w:type="spellStart"/>
      <w:r w:rsidRPr="003C2A55">
        <w:t>Autosnap</w:t>
      </w:r>
      <w:proofErr w:type="spellEnd"/>
      <w:r w:rsidRPr="003C2A55">
        <w:t xml:space="preserve"> </w:t>
      </w:r>
      <w:r w:rsidR="008C7DED">
        <w:t>m</w:t>
      </w:r>
      <w:r w:rsidRPr="003C2A55">
        <w:t xml:space="preserve">arkers. It's worth exploring all </w:t>
      </w:r>
      <w:r w:rsidR="00626C1A">
        <w:t xml:space="preserve">the </w:t>
      </w:r>
      <w:r w:rsidRPr="003C2A55">
        <w:t>options available.</w:t>
      </w:r>
    </w:p>
    <w:p w14:paraId="137B7DBD" w14:textId="3733C2EA" w:rsidR="00A67988" w:rsidRPr="0077651E" w:rsidRDefault="00A67988" w:rsidP="0012046D">
      <w:pPr>
        <w:pStyle w:val="P-Regular"/>
      </w:pPr>
      <w:r>
        <w:t>In this exercise, you learned to modify your AutoCAD display options to improve your presentations</w:t>
      </w:r>
      <w:r w:rsidR="007B2285">
        <w:t xml:space="preserve"> and possibly your daily work environment by changing the size and color of many aspects</w:t>
      </w:r>
      <w:r w:rsidR="00EB0ECB">
        <w:t xml:space="preserve"> of the </w:t>
      </w:r>
      <w:r>
        <w:t>interface.</w:t>
      </w:r>
    </w:p>
    <w:p w14:paraId="2D90B6CD" w14:textId="79A9A5D0" w:rsidR="009B3521" w:rsidRDefault="009B3521" w:rsidP="0012046D">
      <w:pPr>
        <w:pStyle w:val="H1-Section"/>
      </w:pPr>
      <w:r>
        <w:lastRenderedPageBreak/>
        <w:t xml:space="preserve">Using </w:t>
      </w:r>
      <w:r w:rsidR="00ED1ECA">
        <w:t>File Tabs</w:t>
      </w:r>
    </w:p>
    <w:p w14:paraId="23C1A7C6" w14:textId="0760349E" w:rsidR="009B3521" w:rsidRDefault="009B3521" w:rsidP="0012046D">
      <w:pPr>
        <w:pStyle w:val="P-Regular"/>
      </w:pPr>
      <w:r>
        <w:t xml:space="preserve">In this exercise, </w:t>
      </w:r>
      <w:r w:rsidR="00DF368F">
        <w:t xml:space="preserve">you </w:t>
      </w:r>
      <w:r>
        <w:t xml:space="preserve">will learn to use all the features of the </w:t>
      </w:r>
      <w:r w:rsidR="004F7228">
        <w:t>file tab</w:t>
      </w:r>
      <w:r>
        <w:t>s to reduce the number of</w:t>
      </w:r>
      <w:r w:rsidR="008C7DED">
        <w:t xml:space="preserve"> c</w:t>
      </w:r>
      <w:r>
        <w:t>licks required and to save time.</w:t>
      </w:r>
    </w:p>
    <w:p w14:paraId="574E0D7A" w14:textId="77777777" w:rsidR="009B3521" w:rsidRDefault="009B3521" w:rsidP="0012046D">
      <w:pPr>
        <w:pStyle w:val="H2-Heading"/>
      </w:pPr>
      <w:r>
        <w:t>Close All and Close All Other Drawings</w:t>
      </w:r>
    </w:p>
    <w:p w14:paraId="6867E426" w14:textId="39FB6BA0" w:rsidR="009B3521" w:rsidRDefault="00361A21" w:rsidP="0012046D">
      <w:r>
        <w:t>When</w:t>
      </w:r>
      <w:r w:rsidR="009B3521">
        <w:t xml:space="preserve"> working on a project, </w:t>
      </w:r>
      <w:r>
        <w:t xml:space="preserve">it’s common to </w:t>
      </w:r>
      <w:r w:rsidR="009B3521">
        <w:t>find you have more files open than you intended</w:t>
      </w:r>
      <w:r w:rsidR="00454579">
        <w:t>. Here’s how to solve that problem quickly:</w:t>
      </w:r>
    </w:p>
    <w:p w14:paraId="74A8760B" w14:textId="4DE91C92" w:rsidR="009B3521" w:rsidRPr="00102912" w:rsidRDefault="009B3521" w:rsidP="0012046D">
      <w:pPr>
        <w:pStyle w:val="L-Numbers"/>
        <w:numPr>
          <w:ilvl w:val="0"/>
          <w:numId w:val="22"/>
        </w:numPr>
        <w:rPr>
          <w:rStyle w:val="P-Code"/>
        </w:rPr>
      </w:pPr>
      <w:r>
        <w:t xml:space="preserve">Open the </w:t>
      </w:r>
      <w:r w:rsidRPr="00102912">
        <w:rPr>
          <w:rStyle w:val="P-Code"/>
        </w:rPr>
        <w:t>1-12_Using Tabs 1.dwg</w:t>
      </w:r>
      <w:r>
        <w:t xml:space="preserve"> and </w:t>
      </w:r>
      <w:r w:rsidRPr="00102912">
        <w:rPr>
          <w:rStyle w:val="P-Code"/>
        </w:rPr>
        <w:t>1-12_Using Tabs 2.dwg</w:t>
      </w:r>
      <w:r w:rsidR="00514521" w:rsidRPr="00514521">
        <w:t xml:space="preserve"> </w:t>
      </w:r>
      <w:r w:rsidR="00514521">
        <w:t>files.</w:t>
      </w:r>
    </w:p>
    <w:p w14:paraId="7DC587F1" w14:textId="04DAD6CB" w:rsidR="009B3521" w:rsidRPr="007E6D65" w:rsidRDefault="009B3521" w:rsidP="0012046D">
      <w:pPr>
        <w:pStyle w:val="L-Numbers"/>
        <w:numPr>
          <w:ilvl w:val="0"/>
          <w:numId w:val="22"/>
        </w:numPr>
      </w:pPr>
      <w:r>
        <w:t xml:space="preserve"> </w:t>
      </w:r>
      <w:r w:rsidRPr="00102912">
        <w:rPr>
          <w:rStyle w:val="P-Italics"/>
        </w:rPr>
        <w:t>Right-click</w:t>
      </w:r>
      <w:r>
        <w:t xml:space="preserve"> on any drawing </w:t>
      </w:r>
      <w:r w:rsidR="008C44D1">
        <w:rPr>
          <w:rStyle w:val="P-Bold"/>
        </w:rPr>
        <w:t>File Tab</w:t>
      </w:r>
      <w:r>
        <w:t xml:space="preserve">, and select </w:t>
      </w:r>
      <w:r w:rsidRPr="00102912">
        <w:rPr>
          <w:rStyle w:val="P-Bold"/>
        </w:rPr>
        <w:t>Close All</w:t>
      </w:r>
      <w:r>
        <w:t xml:space="preserve"> or </w:t>
      </w:r>
      <w:r w:rsidRPr="00102912">
        <w:rPr>
          <w:rStyle w:val="P-Bold"/>
        </w:rPr>
        <w:t>Close All Other Drawings</w:t>
      </w:r>
      <w:r w:rsidRPr="004A0363">
        <w:t xml:space="preserve"> </w:t>
      </w:r>
      <w:r>
        <w:t>to quickly close the files you are finished working with.</w:t>
      </w:r>
      <w:r w:rsidRPr="007800E4">
        <w:rPr>
          <w:noProof/>
        </w:rPr>
        <w:t xml:space="preserve"> </w:t>
      </w:r>
    </w:p>
    <w:p w14:paraId="1DFD23CF" w14:textId="085FE09B" w:rsidR="009B3521" w:rsidRPr="004A0363" w:rsidRDefault="009B3521" w:rsidP="003934A6">
      <w:r>
        <w:t xml:space="preserve">Another command located </w:t>
      </w:r>
      <w:r w:rsidRPr="003934A6">
        <w:t xml:space="preserve">under the </w:t>
      </w:r>
      <w:r w:rsidR="008C44D1" w:rsidRPr="003934A6">
        <w:t xml:space="preserve">File Tab </w:t>
      </w:r>
      <w:r w:rsidRPr="003934A6">
        <w:t xml:space="preserve">that is easily overlooked is the </w:t>
      </w:r>
      <w:r w:rsidR="003934A6" w:rsidRPr="003934A6">
        <w:t>SAVE ALL</w:t>
      </w:r>
      <w:r w:rsidR="003934A6">
        <w:t xml:space="preserve"> </w:t>
      </w:r>
      <w:r>
        <w:t>command.</w:t>
      </w:r>
    </w:p>
    <w:p w14:paraId="13538E66" w14:textId="77777777" w:rsidR="009B3521" w:rsidRDefault="009B3521" w:rsidP="0012046D">
      <w:pPr>
        <w:pStyle w:val="H2-Heading"/>
      </w:pPr>
      <w:r>
        <w:t>Save All</w:t>
      </w:r>
    </w:p>
    <w:p w14:paraId="078A9C80" w14:textId="7012BC6B" w:rsidR="009B3521" w:rsidRDefault="009B3521" w:rsidP="0012046D">
      <w:r>
        <w:t xml:space="preserve">Use the </w:t>
      </w:r>
      <w:r w:rsidR="001E6CC1" w:rsidRPr="001E6CC1">
        <w:t>SAVE ALL</w:t>
      </w:r>
      <w:r w:rsidR="001E6CC1">
        <w:t xml:space="preserve"> </w:t>
      </w:r>
      <w:r>
        <w:t>command to quickly save all open drawings</w:t>
      </w:r>
      <w:r w:rsidR="004F7228">
        <w:t>:</w:t>
      </w:r>
    </w:p>
    <w:p w14:paraId="6BA28BE0" w14:textId="10CF500B" w:rsidR="009B3521" w:rsidRPr="00102912" w:rsidRDefault="009B3521" w:rsidP="0012046D">
      <w:pPr>
        <w:pStyle w:val="L-Numbers"/>
        <w:numPr>
          <w:ilvl w:val="0"/>
          <w:numId w:val="38"/>
        </w:numPr>
        <w:rPr>
          <w:rStyle w:val="P-Code"/>
        </w:rPr>
      </w:pPr>
      <w:r>
        <w:rPr>
          <w:noProof/>
        </w:rPr>
        <mc:AlternateContent>
          <mc:Choice Requires="wps">
            <w:drawing>
              <wp:anchor distT="0" distB="0" distL="114300" distR="114300" simplePos="0" relativeHeight="251973632" behindDoc="0" locked="0" layoutInCell="1" allowOverlap="1" wp14:anchorId="785594ED" wp14:editId="694421D7">
                <wp:simplePos x="0" y="0"/>
                <wp:positionH relativeFrom="column">
                  <wp:posOffset>3576258</wp:posOffset>
                </wp:positionH>
                <wp:positionV relativeFrom="paragraph">
                  <wp:posOffset>733925</wp:posOffset>
                </wp:positionV>
                <wp:extent cx="1915795" cy="395605"/>
                <wp:effectExtent l="0" t="0" r="8255" b="4445"/>
                <wp:wrapTight wrapText="bothSides">
                  <wp:wrapPolygon edited="0">
                    <wp:start x="0" y="0"/>
                    <wp:lineTo x="0" y="20803"/>
                    <wp:lineTo x="21478" y="20803"/>
                    <wp:lineTo x="21478" y="0"/>
                    <wp:lineTo x="0" y="0"/>
                  </wp:wrapPolygon>
                </wp:wrapTight>
                <wp:docPr id="1398775689" name="Text Box 1"/>
                <wp:cNvGraphicFramePr/>
                <a:graphic xmlns:a="http://schemas.openxmlformats.org/drawingml/2006/main">
                  <a:graphicData uri="http://schemas.microsoft.com/office/word/2010/wordprocessingShape">
                    <wps:wsp>
                      <wps:cNvSpPr txBox="1"/>
                      <wps:spPr>
                        <a:xfrm>
                          <a:off x="0" y="0"/>
                          <a:ext cx="1915795" cy="395605"/>
                        </a:xfrm>
                        <a:prstGeom prst="rect">
                          <a:avLst/>
                        </a:prstGeom>
                        <a:solidFill>
                          <a:prstClr val="white"/>
                        </a:solidFill>
                        <a:ln>
                          <a:noFill/>
                        </a:ln>
                      </wps:spPr>
                      <wps:txbx>
                        <w:txbxContent>
                          <w:p w14:paraId="5399F4F4" w14:textId="77777777" w:rsidR="009B3521" w:rsidRPr="000C4CF3" w:rsidRDefault="009B3521" w:rsidP="009B3521">
                            <w:pPr>
                              <w:pStyle w:val="IMG-Caption"/>
                              <w:rPr>
                                <w:shd w:val="clear" w:color="auto" w:fill="73FDD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5594ED" id="_x0000_t202" coordsize="21600,21600" o:spt="202" path="m,l,21600r21600,l21600,xe">
                <v:stroke joinstyle="miter"/>
                <v:path gradientshapeok="t" o:connecttype="rect"/>
              </v:shapetype>
              <v:shape id="Text Box 1" o:spid="_x0000_s1026" type="#_x0000_t202" style="position:absolute;left:0;text-align:left;margin-left:281.6pt;margin-top:57.8pt;width:150.85pt;height:31.15pt;z-index:25197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" stroked="f">
                <v:textbox style="mso-fit-shape-to-text:t" inset="0,0,0,0">
                  <w:txbxContent>
                    <w:p w14:paraId="5399F4F4" w14:textId="77777777" w:rsidR="009B3521" w:rsidRPr="000C4CF3" w:rsidRDefault="009B3521" w:rsidP="009B3521">
                      <w:pPr>
                        <w:pStyle w:val="IMG-Caption"/>
                        <w:rPr>
                          <w:shd w:val="clear" w:color="auto" w:fill="73FDD6"/>
                        </w:rPr>
                      </w:pPr>
                    </w:p>
                  </w:txbxContent>
                </v:textbox>
                <w10:wrap type="tight"/>
              </v:shape>
            </w:pict>
          </mc:Fallback>
        </mc:AlternateContent>
      </w:r>
      <w:r>
        <w:t xml:space="preserve">Open the </w:t>
      </w:r>
      <w:r w:rsidRPr="00102912">
        <w:rPr>
          <w:rStyle w:val="P-Code"/>
        </w:rPr>
        <w:t>1-12_Using Tabs 1.dwg</w:t>
      </w:r>
      <w:r>
        <w:t xml:space="preserve"> and </w:t>
      </w:r>
      <w:r w:rsidRPr="00102912">
        <w:rPr>
          <w:rStyle w:val="P-Code"/>
        </w:rPr>
        <w:t>1-12_Using Tabs 2.dwg</w:t>
      </w:r>
      <w:r w:rsidR="004F7228" w:rsidRPr="004F7228">
        <w:t xml:space="preserve"> </w:t>
      </w:r>
      <w:r w:rsidR="004F7228">
        <w:t>files.</w:t>
      </w:r>
    </w:p>
    <w:p w14:paraId="55DD051D" w14:textId="4EBCE45A" w:rsidR="009B3521" w:rsidRPr="007E6D65" w:rsidRDefault="009B3521" w:rsidP="0012046D">
      <w:pPr>
        <w:pStyle w:val="L-Numbers"/>
        <w:numPr>
          <w:ilvl w:val="0"/>
          <w:numId w:val="22"/>
        </w:numPr>
      </w:pPr>
      <w:r>
        <w:t xml:space="preserve"> </w:t>
      </w:r>
      <w:r w:rsidRPr="00102912">
        <w:rPr>
          <w:rStyle w:val="P-Italics"/>
        </w:rPr>
        <w:t>Right-click</w:t>
      </w:r>
      <w:r>
        <w:t xml:space="preserve"> on any drawing </w:t>
      </w:r>
      <w:r w:rsidR="008C44D1">
        <w:rPr>
          <w:rStyle w:val="P-Bold"/>
        </w:rPr>
        <w:t>File Tab</w:t>
      </w:r>
      <w:r w:rsidR="008C44D1">
        <w:t xml:space="preserve">, </w:t>
      </w:r>
      <w:r>
        <w:t xml:space="preserve">and select </w:t>
      </w:r>
      <w:r>
        <w:rPr>
          <w:rStyle w:val="P-Bold"/>
        </w:rPr>
        <w:t>Save</w:t>
      </w:r>
      <w:r w:rsidRPr="00102912">
        <w:rPr>
          <w:rStyle w:val="P-Bold"/>
        </w:rPr>
        <w:t xml:space="preserve"> All</w:t>
      </w:r>
      <w:r>
        <w:t xml:space="preserve"> to save all open files.</w:t>
      </w:r>
    </w:p>
    <w:p w14:paraId="1B1A0360" w14:textId="1E9090DA" w:rsidR="009B3521" w:rsidRDefault="00E97939" w:rsidP="008E64DA">
      <w:pPr>
        <w:pStyle w:val="IMG-Caption"/>
      </w:pPr>
      <w:r>
        <w:rPr>
          <w:noProof/>
        </w:rPr>
        <w:lastRenderedPageBreak/>
        <w:drawing>
          <wp:inline distT="0" distB="0" distL="0" distR="0" wp14:anchorId="2B11C29B" wp14:editId="17AD07F3">
            <wp:extent cx="1453515" cy="2413000"/>
            <wp:effectExtent l="0" t="0" r="0" b="0"/>
            <wp:docPr id="1194561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61192" name="Picture 1" descr="A screenshot of a computer&#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53515" cy="2413000"/>
                    </a:xfrm>
                    <a:prstGeom prst="rect">
                      <a:avLst/>
                    </a:prstGeom>
                  </pic:spPr>
                </pic:pic>
              </a:graphicData>
            </a:graphic>
          </wp:inline>
        </w:drawing>
      </w:r>
    </w:p>
    <w:p w14:paraId="0693ECA8" w14:textId="7E427895" w:rsidR="00E97939" w:rsidRPr="0018633A" w:rsidRDefault="00E97939" w:rsidP="00E97939">
      <w:pPr>
        <w:pStyle w:val="IMG-Caption"/>
      </w:pPr>
      <w:r w:rsidRPr="002A4448">
        <w:t xml:space="preserve">Figure </w:t>
      </w:r>
      <w:r w:rsidR="009D5E39">
        <w:t>1.</w:t>
      </w:r>
      <w:r w:rsidR="009D5E39">
        <w:fldChar w:fldCharType="begin"/>
      </w:r>
      <w:r w:rsidR="009D5E39">
        <w:instrText xml:space="preserve"> SEQ Figure \* ARABIC </w:instrText>
      </w:r>
      <w:r w:rsidR="009D5E39">
        <w:fldChar w:fldCharType="separate"/>
      </w:r>
      <w:ins w:id="111" w:author="jeanne aarhus" w:date="2024-05-16T20:55:00Z" w16du:dateUtc="2024-05-17T01:55:00Z">
        <w:r w:rsidR="00A63E4E">
          <w:rPr>
            <w:noProof/>
          </w:rPr>
          <w:t>20</w:t>
        </w:r>
      </w:ins>
      <w:r w:rsidR="009D5E39">
        <w:fldChar w:fldCharType="end"/>
      </w:r>
      <w:r w:rsidRPr="002A4448">
        <w:t>: File tab commands</w:t>
      </w:r>
    </w:p>
    <w:p w14:paraId="6F93D1EB" w14:textId="00D93FD3" w:rsidR="009B3521" w:rsidRPr="008602C3" w:rsidRDefault="005B1819" w:rsidP="0012046D">
      <w:pPr>
        <w:pStyle w:val="P-Regular"/>
        <w:rPr>
          <w:b/>
        </w:rPr>
      </w:pPr>
      <w:r>
        <w:t>Another</w:t>
      </w:r>
      <w:r w:rsidR="009B3521" w:rsidRPr="008602C3">
        <w:t xml:space="preserve"> command </w:t>
      </w:r>
      <w:r w:rsidR="00FD3FCA">
        <w:t xml:space="preserve">located </w:t>
      </w:r>
      <w:r w:rsidR="009B3521" w:rsidRPr="008602C3">
        <w:t xml:space="preserve">under the </w:t>
      </w:r>
      <w:r w:rsidR="00FD3FCA" w:rsidRPr="008602C3">
        <w:t xml:space="preserve">File Tab </w:t>
      </w:r>
      <w:r w:rsidR="009B3521" w:rsidRPr="008602C3">
        <w:t xml:space="preserve">is the </w:t>
      </w:r>
      <w:r w:rsidR="00C25404" w:rsidRPr="008602C3">
        <w:t xml:space="preserve">OPEN FILE LOCATION </w:t>
      </w:r>
      <w:r w:rsidR="009B3521" w:rsidRPr="008602C3">
        <w:t>command.</w:t>
      </w:r>
    </w:p>
    <w:p w14:paraId="14E9101F" w14:textId="77777777" w:rsidR="009B3521" w:rsidRDefault="009B3521" w:rsidP="0012046D">
      <w:pPr>
        <w:pStyle w:val="H2-Heading"/>
      </w:pPr>
      <w:r>
        <w:t>Open File Location</w:t>
      </w:r>
    </w:p>
    <w:p w14:paraId="4C1C3088" w14:textId="3448F303" w:rsidR="009B3521" w:rsidRDefault="009B3521" w:rsidP="0012046D">
      <w:pPr>
        <w:pStyle w:val="P-Regular"/>
      </w:pPr>
      <w:r>
        <w:t xml:space="preserve">Use the </w:t>
      </w:r>
      <w:r w:rsidR="00BB028B" w:rsidRPr="00BB028B">
        <w:t>OPEN FILE LOCATION</w:t>
      </w:r>
      <w:r w:rsidR="00BB028B">
        <w:t xml:space="preserve"> </w:t>
      </w:r>
      <w:r>
        <w:t>command i</w:t>
      </w:r>
      <w:r w:rsidR="00833B59">
        <w:t>n</w:t>
      </w:r>
      <w:r>
        <w:t xml:space="preserve"> the </w:t>
      </w:r>
      <w:r w:rsidR="00BB028B" w:rsidRPr="00BB028B">
        <w:t>OPEN WINDOWS EXPLORER</w:t>
      </w:r>
      <w:r w:rsidR="00BB028B">
        <w:t xml:space="preserve"> </w:t>
      </w:r>
      <w:r>
        <w:t>command</w:t>
      </w:r>
      <w:r w:rsidR="00833B59">
        <w:t>. This</w:t>
      </w:r>
      <w:r>
        <w:t xml:space="preserve"> will open a new Windows Explorer dialog </w:t>
      </w:r>
      <w:r w:rsidR="004F7228">
        <w:t xml:space="preserve">in </w:t>
      </w:r>
      <w:r>
        <w:t>the project file location</w:t>
      </w:r>
      <w:r w:rsidR="004F7228">
        <w:t>:</w:t>
      </w:r>
    </w:p>
    <w:p w14:paraId="707E9EE1" w14:textId="4A4979CB" w:rsidR="009B3521" w:rsidRPr="00102912" w:rsidRDefault="009B3521" w:rsidP="0012046D">
      <w:pPr>
        <w:pStyle w:val="L-Numbers"/>
        <w:numPr>
          <w:ilvl w:val="0"/>
          <w:numId w:val="39"/>
        </w:numPr>
        <w:rPr>
          <w:rStyle w:val="P-Code"/>
        </w:rPr>
      </w:pPr>
      <w:r>
        <w:t xml:space="preserve">Continue using the </w:t>
      </w:r>
      <w:r w:rsidRPr="00102912">
        <w:rPr>
          <w:rStyle w:val="P-Code"/>
        </w:rPr>
        <w:t>1-12_Using Tabs 1.dwg</w:t>
      </w:r>
      <w:r>
        <w:t xml:space="preserve"> and </w:t>
      </w:r>
      <w:r w:rsidRPr="00102912">
        <w:rPr>
          <w:rStyle w:val="P-Code"/>
        </w:rPr>
        <w:t>1-12_Using Tabs 2.dwg</w:t>
      </w:r>
      <w:r w:rsidR="004F7228" w:rsidRPr="004F7228">
        <w:t xml:space="preserve"> </w:t>
      </w:r>
      <w:r w:rsidR="004F7228">
        <w:t>files.</w:t>
      </w:r>
    </w:p>
    <w:p w14:paraId="44A216E6" w14:textId="51D4A556" w:rsidR="009B3521" w:rsidRPr="007E6D65" w:rsidRDefault="009B3521" w:rsidP="0012046D">
      <w:pPr>
        <w:pStyle w:val="L-Numbers"/>
        <w:numPr>
          <w:ilvl w:val="0"/>
          <w:numId w:val="22"/>
        </w:numPr>
      </w:pPr>
      <w:r>
        <w:t xml:space="preserve"> </w:t>
      </w:r>
      <w:r w:rsidRPr="00102912">
        <w:rPr>
          <w:rStyle w:val="P-Italics"/>
        </w:rPr>
        <w:t>Right-click</w:t>
      </w:r>
      <w:r>
        <w:t xml:space="preserve"> on any </w:t>
      </w:r>
      <w:r w:rsidRPr="00F26B0A">
        <w:t xml:space="preserve">drawing </w:t>
      </w:r>
      <w:r w:rsidR="0090657C" w:rsidRPr="00F26B0A">
        <w:t>File Tab</w:t>
      </w:r>
      <w:r w:rsidR="0090657C">
        <w:t xml:space="preserve"> </w:t>
      </w:r>
      <w:r w:rsidR="00833B59">
        <w:t>and</w:t>
      </w:r>
      <w:r>
        <w:t xml:space="preserve"> select </w:t>
      </w:r>
      <w:r>
        <w:rPr>
          <w:rStyle w:val="P-Bold"/>
        </w:rPr>
        <w:t>Open File Location</w:t>
      </w:r>
      <w:r>
        <w:t xml:space="preserve"> to open </w:t>
      </w:r>
      <w:r w:rsidR="004F7228">
        <w:t xml:space="preserve">a </w:t>
      </w:r>
      <w:r>
        <w:t>Windows Explorer</w:t>
      </w:r>
      <w:r w:rsidR="004F7228">
        <w:t xml:space="preserve"> dialog</w:t>
      </w:r>
      <w:r>
        <w:t xml:space="preserve"> </w:t>
      </w:r>
      <w:r w:rsidR="004F7228">
        <w:t xml:space="preserve">in </w:t>
      </w:r>
      <w:r>
        <w:t>that file's location.</w:t>
      </w:r>
    </w:p>
    <w:p w14:paraId="19554475" w14:textId="1C558AE9" w:rsidR="009B3521" w:rsidRPr="009F628B" w:rsidRDefault="009B3521" w:rsidP="009C46A3">
      <w:r w:rsidRPr="004A0363">
        <w:t>Another</w:t>
      </w:r>
      <w:r>
        <w:t xml:space="preserve"> command under </w:t>
      </w:r>
      <w:r w:rsidRPr="009C46A3">
        <w:t xml:space="preserve">the </w:t>
      </w:r>
      <w:r w:rsidR="0090657C" w:rsidRPr="009C46A3">
        <w:t>File Tab</w:t>
      </w:r>
      <w:r w:rsidR="0090657C">
        <w:t xml:space="preserve"> </w:t>
      </w:r>
      <w:r>
        <w:t xml:space="preserve">is the </w:t>
      </w:r>
      <w:r w:rsidR="009C46A3" w:rsidRPr="009C46A3">
        <w:t>COPY FULL PATH</w:t>
      </w:r>
      <w:r w:rsidR="009C46A3">
        <w:t xml:space="preserve"> </w:t>
      </w:r>
      <w:r>
        <w:t>command.</w:t>
      </w:r>
    </w:p>
    <w:p w14:paraId="772FFA3E" w14:textId="77777777" w:rsidR="009B3521" w:rsidRDefault="009B3521" w:rsidP="0012046D">
      <w:pPr>
        <w:pStyle w:val="H2-Heading"/>
      </w:pPr>
      <w:r>
        <w:t>Copy Full Path</w:t>
      </w:r>
    </w:p>
    <w:p w14:paraId="06A01024" w14:textId="74CBFA9B" w:rsidR="009B3521" w:rsidRDefault="009B3521" w:rsidP="0012046D">
      <w:pPr>
        <w:pStyle w:val="P-Regular"/>
      </w:pPr>
      <w:r>
        <w:t xml:space="preserve">Use the </w:t>
      </w:r>
      <w:r w:rsidR="000E4F54" w:rsidRPr="000E4F54">
        <w:t>COPY FULL PATH</w:t>
      </w:r>
      <w:r w:rsidR="000E4F54">
        <w:t xml:space="preserve"> </w:t>
      </w:r>
      <w:r>
        <w:t>command to copy the drawing file path to the clipboard</w:t>
      </w:r>
      <w:r w:rsidR="004F7228">
        <w:t>,</w:t>
      </w:r>
      <w:r>
        <w:t xml:space="preserve"> which can then be used in documentation or other Windows dialogs</w:t>
      </w:r>
      <w:r w:rsidR="004F7228">
        <w:t>:</w:t>
      </w:r>
    </w:p>
    <w:p w14:paraId="4597F30B" w14:textId="50E47F14" w:rsidR="009B3521" w:rsidRPr="00102912" w:rsidRDefault="009B3521" w:rsidP="0012046D">
      <w:pPr>
        <w:pStyle w:val="L-Numbers"/>
        <w:numPr>
          <w:ilvl w:val="0"/>
          <w:numId w:val="40"/>
        </w:numPr>
        <w:rPr>
          <w:rStyle w:val="P-Code"/>
        </w:rPr>
      </w:pPr>
      <w:r>
        <w:t xml:space="preserve">Continue using the </w:t>
      </w:r>
      <w:r w:rsidRPr="00102912">
        <w:rPr>
          <w:rStyle w:val="P-Code"/>
        </w:rPr>
        <w:t>1-12_Using Tabs 1.dwg</w:t>
      </w:r>
      <w:r>
        <w:t xml:space="preserve"> and </w:t>
      </w:r>
      <w:r w:rsidRPr="00102912">
        <w:rPr>
          <w:rStyle w:val="P-Code"/>
        </w:rPr>
        <w:t>1-12_Using Tabs 2.dwg</w:t>
      </w:r>
      <w:r w:rsidR="004F7228" w:rsidRPr="004F7228">
        <w:t xml:space="preserve"> </w:t>
      </w:r>
      <w:r w:rsidR="004F7228">
        <w:t>files.</w:t>
      </w:r>
    </w:p>
    <w:p w14:paraId="7153CF26" w14:textId="62D2F7E2" w:rsidR="009B3521" w:rsidRPr="007E6D65" w:rsidRDefault="009B3521" w:rsidP="0012046D">
      <w:pPr>
        <w:pStyle w:val="L-Numbers"/>
        <w:numPr>
          <w:ilvl w:val="0"/>
          <w:numId w:val="22"/>
        </w:numPr>
      </w:pPr>
      <w:r>
        <w:lastRenderedPageBreak/>
        <w:t xml:space="preserve"> </w:t>
      </w:r>
      <w:r w:rsidRPr="00102912">
        <w:rPr>
          <w:rStyle w:val="P-Italics"/>
        </w:rPr>
        <w:t>Right-click</w:t>
      </w:r>
      <w:r>
        <w:t xml:space="preserve"> on any </w:t>
      </w:r>
      <w:r w:rsidRPr="00F26B0A">
        <w:t xml:space="preserve">drawing </w:t>
      </w:r>
      <w:r w:rsidR="009512CB" w:rsidRPr="00F26B0A">
        <w:t>File Tab</w:t>
      </w:r>
      <w:r>
        <w:t xml:space="preserve">, and select </w:t>
      </w:r>
      <w:r>
        <w:rPr>
          <w:rStyle w:val="P-Bold"/>
        </w:rPr>
        <w:t>Copy Full Path</w:t>
      </w:r>
      <w:r>
        <w:t xml:space="preserve"> to capture the drawing file location to the clipboard.</w:t>
      </w:r>
    </w:p>
    <w:p w14:paraId="373EE30F" w14:textId="486F5BB5" w:rsidR="009B3521" w:rsidRPr="00C03596" w:rsidRDefault="009B3521" w:rsidP="0012046D">
      <w:r w:rsidRPr="00C03596">
        <w:t xml:space="preserve">You can also use the new </w:t>
      </w:r>
      <w:r w:rsidR="004D7033" w:rsidRPr="00F26B0A">
        <w:rPr>
          <w:rStyle w:val="L-NumbersChar"/>
        </w:rPr>
        <w:t>File Tab</w:t>
      </w:r>
      <w:r w:rsidR="004F7228" w:rsidRPr="00F26B0A">
        <w:rPr>
          <w:rStyle w:val="L-NumbersChar"/>
        </w:rPr>
        <w:t xml:space="preserve"> menu</w:t>
      </w:r>
      <w:r w:rsidRPr="00C03596">
        <w:t xml:space="preserve"> </w:t>
      </w:r>
      <w:r>
        <w:t>in AutoCAD 2024 to access the various file commands.</w:t>
      </w:r>
    </w:p>
    <w:p w14:paraId="029992D7" w14:textId="0BDAEA6B" w:rsidR="009B3521" w:rsidRDefault="009B3521" w:rsidP="0012046D">
      <w:pPr>
        <w:pStyle w:val="H2-Heading"/>
      </w:pPr>
      <w:r>
        <w:t xml:space="preserve">File </w:t>
      </w:r>
      <w:r w:rsidR="004D7033">
        <w:t xml:space="preserve">Tab </w:t>
      </w:r>
      <w:r w:rsidR="004F7228">
        <w:t>m</w:t>
      </w:r>
      <w:r>
        <w:t>enu</w:t>
      </w:r>
    </w:p>
    <w:p w14:paraId="58A2F428" w14:textId="198FDD98" w:rsidR="009B3521" w:rsidRDefault="009B3521" w:rsidP="0012046D">
      <w:r>
        <w:t xml:space="preserve">The new </w:t>
      </w:r>
      <w:r w:rsidR="004D7033" w:rsidRPr="00F26B0A">
        <w:t>File Tab</w:t>
      </w:r>
      <w:r w:rsidR="004F7228" w:rsidRPr="00F26B0A">
        <w:t xml:space="preserve"> menu</w:t>
      </w:r>
      <w:r w:rsidRPr="00F26B0A">
        <w:t xml:space="preserve"> can</w:t>
      </w:r>
      <w:r>
        <w:t xml:space="preserve"> </w:t>
      </w:r>
      <w:r w:rsidR="004F7228">
        <w:t xml:space="preserve">be used to </w:t>
      </w:r>
      <w:r>
        <w:t xml:space="preserve">switch between open drawings </w:t>
      </w:r>
      <w:r w:rsidR="004F7228">
        <w:t xml:space="preserve">and </w:t>
      </w:r>
      <w:r>
        <w:t>create, open, save all, or close drawing files</w:t>
      </w:r>
      <w:r w:rsidR="004F7228">
        <w:t>:</w:t>
      </w:r>
    </w:p>
    <w:p w14:paraId="7E7D8942" w14:textId="238B8BCC" w:rsidR="009B3521" w:rsidRPr="00102912" w:rsidRDefault="009B3521" w:rsidP="0012046D">
      <w:pPr>
        <w:pStyle w:val="L-Numbers"/>
        <w:numPr>
          <w:ilvl w:val="0"/>
          <w:numId w:val="41"/>
        </w:numPr>
        <w:rPr>
          <w:rStyle w:val="P-Code"/>
        </w:rPr>
      </w:pPr>
      <w:r>
        <w:t xml:space="preserve">Continue using the </w:t>
      </w:r>
      <w:r w:rsidRPr="00102912">
        <w:rPr>
          <w:rStyle w:val="P-Code"/>
        </w:rPr>
        <w:t>1-12_Using Tabs 1.dwg</w:t>
      </w:r>
      <w:r>
        <w:t xml:space="preserve"> and </w:t>
      </w:r>
      <w:r w:rsidRPr="00102912">
        <w:rPr>
          <w:rStyle w:val="P-Code"/>
        </w:rPr>
        <w:t>1-12_Using Tabs 2.dwg</w:t>
      </w:r>
      <w:r w:rsidR="004F7228" w:rsidRPr="004F7228">
        <w:t xml:space="preserve"> </w:t>
      </w:r>
      <w:r w:rsidR="004F7228">
        <w:t>files.</w:t>
      </w:r>
    </w:p>
    <w:p w14:paraId="31079AF2" w14:textId="6E1539FC" w:rsidR="009B3521" w:rsidRPr="007E6D65" w:rsidRDefault="009B3521" w:rsidP="0012046D">
      <w:pPr>
        <w:pStyle w:val="L-Numbers"/>
        <w:numPr>
          <w:ilvl w:val="0"/>
          <w:numId w:val="22"/>
        </w:numPr>
      </w:pPr>
      <w:r>
        <w:t xml:space="preserve"> </w:t>
      </w:r>
      <w:r>
        <w:rPr>
          <w:rStyle w:val="P-Italics"/>
        </w:rPr>
        <w:t>Left</w:t>
      </w:r>
      <w:r w:rsidRPr="00102912">
        <w:rPr>
          <w:rStyle w:val="P-Italics"/>
        </w:rPr>
        <w:t>-click</w:t>
      </w:r>
      <w:r>
        <w:t xml:space="preserve"> on the “hamburger” icon </w:t>
      </w:r>
      <w:r w:rsidR="00AE036F">
        <w:rPr>
          <w:noProof/>
        </w:rPr>
        <w:drawing>
          <wp:inline distT="0" distB="0" distL="0" distR="0" wp14:anchorId="21F5423A" wp14:editId="092C0D8A">
            <wp:extent cx="157108" cy="188529"/>
            <wp:effectExtent l="0" t="0" r="0" b="2540"/>
            <wp:docPr id="1866391953" name="Picture 4"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1953" name="Picture 4" descr="A black and white text box&#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3479" cy="196174"/>
                    </a:xfrm>
                    <a:prstGeom prst="rect">
                      <a:avLst/>
                    </a:prstGeom>
                  </pic:spPr>
                </pic:pic>
              </a:graphicData>
            </a:graphic>
          </wp:inline>
        </w:drawing>
      </w:r>
      <w:r>
        <w:t xml:space="preserve">tab to access the new </w:t>
      </w:r>
      <w:r w:rsidR="004F7228">
        <w:t>file tab menu</w:t>
      </w:r>
      <w:r>
        <w:t>.</w:t>
      </w:r>
      <w:r w:rsidRPr="00814810">
        <w:rPr>
          <w:noProof/>
        </w:rPr>
        <w:t xml:space="preserve"> </w:t>
      </w:r>
    </w:p>
    <w:p w14:paraId="0BCFF408" w14:textId="2BDC4A03" w:rsidR="009B3521" w:rsidRDefault="000F64FD" w:rsidP="0018633A">
      <w:pPr>
        <w:pStyle w:val="IMG-Caption"/>
      </w:pPr>
      <w:r>
        <w:rPr>
          <w:noProof/>
        </w:rPr>
        <w:drawing>
          <wp:inline distT="0" distB="0" distL="0" distR="0" wp14:anchorId="3E4B8B19" wp14:editId="5F240FE0">
            <wp:extent cx="1216152" cy="2075688"/>
            <wp:effectExtent l="0" t="0" r="3175" b="1270"/>
            <wp:docPr id="39252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23231" name="Picture 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16152" cy="2075688"/>
                    </a:xfrm>
                    <a:prstGeom prst="rect">
                      <a:avLst/>
                    </a:prstGeom>
                  </pic:spPr>
                </pic:pic>
              </a:graphicData>
            </a:graphic>
          </wp:inline>
        </w:drawing>
      </w:r>
    </w:p>
    <w:p w14:paraId="7A1E5B1B" w14:textId="65E646B1" w:rsidR="005C5495" w:rsidRPr="009E0DA3" w:rsidRDefault="005C5495" w:rsidP="005C5495">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ins w:id="112" w:author="jeanne aarhus" w:date="2024-05-16T20:55:00Z" w16du:dateUtc="2024-05-17T01:55:00Z">
        <w:r w:rsidR="00A63E4E">
          <w:rPr>
            <w:noProof/>
          </w:rPr>
          <w:t>21</w:t>
        </w:r>
      </w:ins>
      <w:r w:rsidR="009D5E39">
        <w:fldChar w:fldCharType="end"/>
      </w:r>
      <w:r>
        <w:t>: New file tabs menu</w:t>
      </w:r>
    </w:p>
    <w:p w14:paraId="4FD63F7B" w14:textId="00312FF9" w:rsidR="009B3521" w:rsidRDefault="009B3521" w:rsidP="0012046D">
      <w:pPr>
        <w:pStyle w:val="P-Regular"/>
      </w:pPr>
      <w:r w:rsidRPr="00D75D49">
        <w:t xml:space="preserve">By using these file commands, you </w:t>
      </w:r>
      <w:r w:rsidR="00583647">
        <w:t>get</w:t>
      </w:r>
      <w:r w:rsidRPr="00D75D49">
        <w:t xml:space="preserve"> access to updated and more efficient options for managing frequently used file commands. </w:t>
      </w:r>
    </w:p>
    <w:p w14:paraId="694E3509" w14:textId="7A0A0FF6" w:rsidR="009B3521" w:rsidRDefault="009B3521" w:rsidP="0012046D">
      <w:pPr>
        <w:pStyle w:val="P-Regular"/>
      </w:pPr>
      <w:r>
        <w:t xml:space="preserve">In the next section, we will learn to fully use </w:t>
      </w:r>
      <w:r w:rsidR="00583647">
        <w:t>l</w:t>
      </w:r>
      <w:r>
        <w:t xml:space="preserve">ayout </w:t>
      </w:r>
      <w:r w:rsidR="00583647">
        <w:t>t</w:t>
      </w:r>
      <w:r>
        <w:t>abs.</w:t>
      </w:r>
    </w:p>
    <w:p w14:paraId="660E8C2B" w14:textId="4E2D4AE9" w:rsidR="00F25DE9" w:rsidRDefault="00F25DE9" w:rsidP="0012046D">
      <w:pPr>
        <w:pStyle w:val="H1-Section"/>
      </w:pPr>
      <w:r>
        <w:lastRenderedPageBreak/>
        <w:t xml:space="preserve">Using </w:t>
      </w:r>
      <w:r w:rsidR="00D076AA">
        <w:t>L</w:t>
      </w:r>
      <w:r>
        <w:t xml:space="preserve">ayout </w:t>
      </w:r>
      <w:r w:rsidR="00583647">
        <w:t>t</w:t>
      </w:r>
      <w:r>
        <w:t>abs</w:t>
      </w:r>
    </w:p>
    <w:p w14:paraId="57243650" w14:textId="24A546FE" w:rsidR="00F25DE9" w:rsidRDefault="00F25DE9" w:rsidP="0012046D">
      <w:pPr>
        <w:pStyle w:val="P-Regular"/>
      </w:pPr>
      <w:r>
        <w:t xml:space="preserve">In this section, we will discover new options for controlling the appearance of the </w:t>
      </w:r>
      <w:r w:rsidR="00583647">
        <w:t>layout tab</w:t>
      </w:r>
      <w:r>
        <w:t xml:space="preserve">s. Are you using all the features of your </w:t>
      </w:r>
      <w:r w:rsidR="00583647">
        <w:t>layout tab</w:t>
      </w:r>
      <w:r>
        <w:t>s? Using these features can save you considerable clicks.</w:t>
      </w:r>
    </w:p>
    <w:p w14:paraId="234489E2" w14:textId="73A155A3" w:rsidR="00F25DE9" w:rsidRDefault="00F25DE9" w:rsidP="0012046D">
      <w:pPr>
        <w:pStyle w:val="H2-Heading"/>
      </w:pPr>
      <w:r>
        <w:t xml:space="preserve">Dock </w:t>
      </w:r>
      <w:r w:rsidR="00BD53BB">
        <w:t>a</w:t>
      </w:r>
      <w:r>
        <w:t xml:space="preserve">bove </w:t>
      </w:r>
      <w:r w:rsidR="00583647">
        <w:t>S</w:t>
      </w:r>
      <w:r w:rsidR="00F046A9">
        <w:t xml:space="preserve">tatus </w:t>
      </w:r>
      <w:r w:rsidR="00583647">
        <w:t>B</w:t>
      </w:r>
      <w:r w:rsidR="00F046A9">
        <w:t>ar</w:t>
      </w:r>
    </w:p>
    <w:p w14:paraId="176A6F62" w14:textId="4F9AA47D" w:rsidR="00F25DE9" w:rsidRDefault="00F25DE9" w:rsidP="0012046D">
      <w:pPr>
        <w:pStyle w:val="P-Regular"/>
      </w:pPr>
      <w:r>
        <w:t xml:space="preserve">Use the </w:t>
      </w:r>
      <w:r w:rsidR="00C27118" w:rsidRPr="00C27118">
        <w:t>DOCK ABOVE STATUS BAR</w:t>
      </w:r>
      <w:r w:rsidR="00C27118">
        <w:t xml:space="preserve"> </w:t>
      </w:r>
      <w:r w:rsidR="00583647">
        <w:t xml:space="preserve">option </w:t>
      </w:r>
      <w:r>
        <w:t xml:space="preserve">to separate the </w:t>
      </w:r>
      <w:r w:rsidR="00583647">
        <w:t>layout tab</w:t>
      </w:r>
      <w:r>
        <w:t xml:space="preserve">s from the </w:t>
      </w:r>
      <w:r w:rsidR="003952DB">
        <w:t>Status Bar</w:t>
      </w:r>
      <w:r>
        <w:t xml:space="preserve">. If your project files contain multiple layouts and you need more space to display them all, separate the </w:t>
      </w:r>
      <w:r w:rsidR="00583647">
        <w:t>layout tab</w:t>
      </w:r>
      <w:r>
        <w:t xml:space="preserve">s from the </w:t>
      </w:r>
      <w:r w:rsidR="003952DB">
        <w:t>Status Bar</w:t>
      </w:r>
      <w:r>
        <w:t>.</w:t>
      </w:r>
    </w:p>
    <w:p w14:paraId="693FB2A1" w14:textId="5A59BD74" w:rsidR="00F25DE9" w:rsidRDefault="00F25DE9" w:rsidP="0012046D">
      <w:pPr>
        <w:pStyle w:val="H2-Heading"/>
      </w:pPr>
      <w:r>
        <w:t xml:space="preserve">Dock </w:t>
      </w:r>
      <w:proofErr w:type="spellStart"/>
      <w:r>
        <w:t>Inline</w:t>
      </w:r>
      <w:proofErr w:type="spellEnd"/>
      <w:r>
        <w:t xml:space="preserve"> with </w:t>
      </w:r>
      <w:r w:rsidR="00583647">
        <w:t>S</w:t>
      </w:r>
      <w:r w:rsidR="00F046A9">
        <w:t xml:space="preserve">tatus </w:t>
      </w:r>
      <w:r w:rsidR="00583647">
        <w:t>B</w:t>
      </w:r>
      <w:r w:rsidR="00F046A9">
        <w:t>ar</w:t>
      </w:r>
    </w:p>
    <w:p w14:paraId="4BB4B4E3" w14:textId="00F77223" w:rsidR="00F25DE9" w:rsidRPr="00EE57AB" w:rsidRDefault="00F25DE9" w:rsidP="0012046D">
      <w:pPr>
        <w:pStyle w:val="P-Regular"/>
      </w:pPr>
      <w:r w:rsidRPr="00EE57AB">
        <w:t xml:space="preserve">To save screen space and have both the </w:t>
      </w:r>
      <w:r w:rsidR="00583647">
        <w:t>layout tab</w:t>
      </w:r>
      <w:r w:rsidRPr="00EE57AB">
        <w:t xml:space="preserve">s and </w:t>
      </w:r>
      <w:r w:rsidR="003952DB">
        <w:t>Status Bar</w:t>
      </w:r>
      <w:r w:rsidRPr="00EE57AB">
        <w:t xml:space="preserve"> share the same screen space, use </w:t>
      </w:r>
      <w:r w:rsidR="00C27118" w:rsidRPr="00C27118">
        <w:t>DOCK INLINE WITH STATUS BAR</w:t>
      </w:r>
      <w:r w:rsidR="00E25120">
        <w:t>:</w:t>
      </w:r>
    </w:p>
    <w:p w14:paraId="6E8C3F9B" w14:textId="076D4233" w:rsidR="00F25DE9" w:rsidRPr="00E73238" w:rsidRDefault="00F25DE9" w:rsidP="0012046D">
      <w:pPr>
        <w:pStyle w:val="L-Numbers"/>
        <w:numPr>
          <w:ilvl w:val="0"/>
          <w:numId w:val="23"/>
        </w:numPr>
      </w:pPr>
      <w:r>
        <w:t xml:space="preserve">Open the </w:t>
      </w:r>
      <w:r w:rsidRPr="00E73238">
        <w:rPr>
          <w:rStyle w:val="P-Code"/>
        </w:rPr>
        <w:t xml:space="preserve">1-12_Using Layout </w:t>
      </w:r>
      <w:proofErr w:type="spellStart"/>
      <w:r w:rsidRPr="00E73238">
        <w:rPr>
          <w:rStyle w:val="P-Code"/>
        </w:rPr>
        <w:t>Tabs.dwg</w:t>
      </w:r>
      <w:proofErr w:type="spellEnd"/>
      <w:r w:rsidRPr="00E73238">
        <w:t xml:space="preserve"> </w:t>
      </w:r>
      <w:r w:rsidR="00EA0E0D">
        <w:t>file.</w:t>
      </w:r>
    </w:p>
    <w:p w14:paraId="157100AB" w14:textId="4BBC59BE" w:rsidR="00F25DE9" w:rsidRDefault="00F25DE9" w:rsidP="0012046D">
      <w:pPr>
        <w:pStyle w:val="L-Numbers"/>
        <w:numPr>
          <w:ilvl w:val="0"/>
          <w:numId w:val="23"/>
        </w:numPr>
      </w:pPr>
      <w:r>
        <w:rPr>
          <w:rStyle w:val="P-Italics"/>
          <w:noProof/>
        </w:rPr>
        <w:t>R</w:t>
      </w:r>
      <w:r w:rsidRPr="00C500AD">
        <w:rPr>
          <w:rStyle w:val="P-Italics"/>
          <w:noProof/>
        </w:rPr>
        <w:t>ight-click</w:t>
      </w:r>
      <w:r>
        <w:t xml:space="preserve"> on any </w:t>
      </w:r>
      <w:r w:rsidR="00C3542F">
        <w:t>L</w:t>
      </w:r>
      <w:r w:rsidR="00583647">
        <w:t>ayout tab</w:t>
      </w:r>
      <w:r>
        <w:t xml:space="preserve">, and select </w:t>
      </w:r>
      <w:r w:rsidRPr="00E73238">
        <w:rPr>
          <w:rStyle w:val="P-Bold"/>
        </w:rPr>
        <w:t xml:space="preserve">Dock </w:t>
      </w:r>
      <w:r w:rsidR="00BD53BB">
        <w:rPr>
          <w:rStyle w:val="P-Bold"/>
        </w:rPr>
        <w:t>a</w:t>
      </w:r>
      <w:r w:rsidRPr="00E73238">
        <w:rPr>
          <w:rStyle w:val="P-Bold"/>
        </w:rPr>
        <w:t xml:space="preserve">bove </w:t>
      </w:r>
      <w:r w:rsidR="00E25120">
        <w:rPr>
          <w:rStyle w:val="P-Bold"/>
        </w:rPr>
        <w:t>S</w:t>
      </w:r>
      <w:r w:rsidR="00F046A9">
        <w:rPr>
          <w:rStyle w:val="P-Bold"/>
        </w:rPr>
        <w:t xml:space="preserve">tatus </w:t>
      </w:r>
      <w:r w:rsidR="00E25120">
        <w:rPr>
          <w:rStyle w:val="P-Bold"/>
        </w:rPr>
        <w:t>B</w:t>
      </w:r>
      <w:r w:rsidR="00F046A9">
        <w:rPr>
          <w:rStyle w:val="P-Bold"/>
        </w:rPr>
        <w:t>ar</w:t>
      </w:r>
      <w:r>
        <w:t>.</w:t>
      </w:r>
    </w:p>
    <w:p w14:paraId="08F73397" w14:textId="1BE47D2A" w:rsidR="00262692" w:rsidRDefault="00262692" w:rsidP="0018633A">
      <w:pPr>
        <w:pStyle w:val="IMG-Caption"/>
      </w:pPr>
      <w:r>
        <w:rPr>
          <w:noProof/>
        </w:rPr>
        <w:drawing>
          <wp:inline distT="0" distB="0" distL="0" distR="0" wp14:anchorId="27A27D64" wp14:editId="6753E23B">
            <wp:extent cx="5541264" cy="265176"/>
            <wp:effectExtent l="0" t="0" r="0" b="1905"/>
            <wp:docPr id="21555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914045" name="Picture 1"/>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41264" cy="265176"/>
                    </a:xfrm>
                    <a:prstGeom prst="rect">
                      <a:avLst/>
                    </a:prstGeom>
                  </pic:spPr>
                </pic:pic>
              </a:graphicData>
            </a:graphic>
          </wp:inline>
        </w:drawing>
      </w:r>
    </w:p>
    <w:p w14:paraId="305BFE67" w14:textId="3D6294A8" w:rsidR="00262692" w:rsidRDefault="00262692" w:rsidP="00262692">
      <w:pPr>
        <w:pStyle w:val="IMG-Caption"/>
      </w:pPr>
      <w:r>
        <w:t xml:space="preserve">Figure </w:t>
      </w:r>
      <w:r w:rsidR="009D5E39">
        <w:t>1.</w:t>
      </w:r>
      <w:r w:rsidR="009D5E39">
        <w:fldChar w:fldCharType="begin"/>
      </w:r>
      <w:r w:rsidR="009D5E39">
        <w:instrText xml:space="preserve"> SEQ Figure \* ARABIC </w:instrText>
      </w:r>
      <w:r w:rsidR="009D5E39">
        <w:fldChar w:fldCharType="separate"/>
      </w:r>
      <w:ins w:id="113" w:author="jeanne aarhus" w:date="2024-05-16T20:55:00Z" w16du:dateUtc="2024-05-17T01:55:00Z">
        <w:r w:rsidR="00A63E4E">
          <w:rPr>
            <w:noProof/>
          </w:rPr>
          <w:t>22</w:t>
        </w:r>
      </w:ins>
      <w:r w:rsidR="009D5E39">
        <w:fldChar w:fldCharType="end"/>
      </w:r>
      <w:r>
        <w:t xml:space="preserve">: </w:t>
      </w:r>
      <w:r w:rsidR="008F4417">
        <w:t xml:space="preserve">Default </w:t>
      </w:r>
      <w:r>
        <w:t xml:space="preserve">Layouts docked above </w:t>
      </w:r>
      <w:r w:rsidR="008F4417">
        <w:t xml:space="preserve">the </w:t>
      </w:r>
      <w:r>
        <w:t>status bar</w:t>
      </w:r>
    </w:p>
    <w:p w14:paraId="531AE5F0" w14:textId="77777777" w:rsidR="00290C4E" w:rsidRDefault="00290C4E" w:rsidP="0018633A">
      <w:pPr>
        <w:pStyle w:val="IMG-Caption"/>
      </w:pPr>
      <w:r>
        <w:rPr>
          <w:noProof/>
        </w:rPr>
        <w:drawing>
          <wp:inline distT="0" distB="0" distL="0" distR="0" wp14:anchorId="720958AF" wp14:editId="6FA50861">
            <wp:extent cx="5760720" cy="146304"/>
            <wp:effectExtent l="0" t="0" r="0" b="6350"/>
            <wp:docPr id="209636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69087" name="Picture 1"/>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146304"/>
                    </a:xfrm>
                    <a:prstGeom prst="rect">
                      <a:avLst/>
                    </a:prstGeom>
                  </pic:spPr>
                </pic:pic>
              </a:graphicData>
            </a:graphic>
          </wp:inline>
        </w:drawing>
      </w:r>
    </w:p>
    <w:p w14:paraId="49F403AD" w14:textId="09EDD870" w:rsidR="00290C4E" w:rsidRPr="00290C4E" w:rsidRDefault="00290C4E" w:rsidP="0018633A">
      <w:pPr>
        <w:pStyle w:val="IMG-Caption"/>
        <w:rPr>
          <w:rFonts w:eastAsiaTheme="minorHAnsi"/>
        </w:rPr>
      </w:pPr>
      <w:r>
        <w:t xml:space="preserve">Figure </w:t>
      </w:r>
      <w:r w:rsidR="009D5E39">
        <w:t>1.</w:t>
      </w:r>
      <w:r w:rsidR="009D5E39">
        <w:fldChar w:fldCharType="begin"/>
      </w:r>
      <w:r w:rsidR="009D5E39">
        <w:instrText xml:space="preserve"> SEQ Figure \* ARABIC </w:instrText>
      </w:r>
      <w:r w:rsidR="009D5E39">
        <w:fldChar w:fldCharType="separate"/>
      </w:r>
      <w:ins w:id="114" w:author="jeanne aarhus" w:date="2024-05-16T20:55:00Z" w16du:dateUtc="2024-05-17T01:55:00Z">
        <w:r w:rsidR="00A63E4E">
          <w:rPr>
            <w:noProof/>
          </w:rPr>
          <w:t>23</w:t>
        </w:r>
      </w:ins>
      <w:r w:rsidR="009D5E39">
        <w:fldChar w:fldCharType="end"/>
      </w:r>
      <w:r>
        <w:t xml:space="preserve">: </w:t>
      </w:r>
      <w:r w:rsidR="008F4417">
        <w:t xml:space="preserve">Modified </w:t>
      </w:r>
      <w:r>
        <w:t xml:space="preserve">Layouts docked </w:t>
      </w:r>
      <w:proofErr w:type="spellStart"/>
      <w:r w:rsidR="00D21FC5">
        <w:t>Inline</w:t>
      </w:r>
      <w:proofErr w:type="spellEnd"/>
      <w:r w:rsidR="00D21FC5">
        <w:t xml:space="preserve"> </w:t>
      </w:r>
      <w:r>
        <w:t>with the status bar</w:t>
      </w:r>
    </w:p>
    <w:p w14:paraId="3EC8DF43" w14:textId="77777777" w:rsidR="00DB0D53" w:rsidRDefault="00DB0D53" w:rsidP="0018633A">
      <w:pPr>
        <w:pStyle w:val="P-CalloutHeading"/>
      </w:pPr>
      <w:r>
        <w:t>Note:</w:t>
      </w:r>
    </w:p>
    <w:p w14:paraId="03E57AC7" w14:textId="4CD55C8F" w:rsidR="00DB0D53" w:rsidRDefault="00DB0D53" w:rsidP="0012046D">
      <w:pPr>
        <w:pStyle w:val="P-Callout"/>
      </w:pPr>
      <w:r>
        <w:t xml:space="preserve">When using the Dock </w:t>
      </w:r>
      <w:proofErr w:type="spellStart"/>
      <w:r>
        <w:t>Inline</w:t>
      </w:r>
      <w:proofErr w:type="spellEnd"/>
      <w:r>
        <w:t xml:space="preserve"> with Status Bar, you may need to use the </w:t>
      </w:r>
      <w:r w:rsidR="00F04949">
        <w:t xml:space="preserve">Layouts </w:t>
      </w:r>
      <w:r>
        <w:t xml:space="preserve">“hamburger” </w:t>
      </w:r>
      <w:r w:rsidR="00F04949">
        <w:rPr>
          <w:noProof/>
        </w:rPr>
        <w:drawing>
          <wp:inline distT="0" distB="0" distL="0" distR="0" wp14:anchorId="05B6B387" wp14:editId="17EBB26F">
            <wp:extent cx="217166" cy="194306"/>
            <wp:effectExtent l="0" t="0" r="0" b="0"/>
            <wp:docPr id="22946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60966"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7166" cy="194306"/>
                    </a:xfrm>
                    <a:prstGeom prst="rect">
                      <a:avLst/>
                    </a:prstGeom>
                  </pic:spPr>
                </pic:pic>
              </a:graphicData>
            </a:graphic>
          </wp:inline>
        </w:drawing>
      </w:r>
      <w:r w:rsidR="00D21FC5">
        <w:t xml:space="preserve"> </w:t>
      </w:r>
      <w:r>
        <w:t>button to swap between layouts.</w:t>
      </w:r>
    </w:p>
    <w:p w14:paraId="695E1872" w14:textId="77777777" w:rsidR="00F04949" w:rsidRDefault="00F04949" w:rsidP="0012046D">
      <w:pPr>
        <w:rPr>
          <w:szCs w:val="28"/>
        </w:rPr>
      </w:pPr>
      <w:r>
        <w:br w:type="page"/>
      </w:r>
    </w:p>
    <w:p w14:paraId="26D4C50D" w14:textId="3C3B010A" w:rsidR="00F04949" w:rsidRPr="00F04949" w:rsidRDefault="00E912F6" w:rsidP="0012046D">
      <w:pPr>
        <w:pStyle w:val="H3-Subheading"/>
      </w:pPr>
      <w:r>
        <w:lastRenderedPageBreak/>
        <w:t xml:space="preserve">Quickly </w:t>
      </w:r>
      <w:r w:rsidR="00F04949">
        <w:t xml:space="preserve">Copy or create New </w:t>
      </w:r>
      <w:r>
        <w:t>Layout</w:t>
      </w:r>
      <w:r w:rsidR="00F04949">
        <w:t>s</w:t>
      </w:r>
    </w:p>
    <w:p w14:paraId="008ED5E8" w14:textId="7EF71A53" w:rsidR="00E912F6" w:rsidRDefault="00DB0D53" w:rsidP="0012046D">
      <w:r>
        <w:t xml:space="preserve">You can quickly </w:t>
      </w:r>
      <w:r w:rsidR="00F04949">
        <w:t xml:space="preserve">COPY or </w:t>
      </w:r>
      <w:r>
        <w:t xml:space="preserve">create </w:t>
      </w:r>
      <w:r w:rsidR="00F04949">
        <w:t xml:space="preserve">NEW </w:t>
      </w:r>
      <w:r>
        <w:t xml:space="preserve">Layout tabs using the </w:t>
      </w:r>
      <w:r w:rsidRPr="0018633A">
        <w:rPr>
          <w:rStyle w:val="P-Italics"/>
        </w:rPr>
        <w:t>Ctrl</w:t>
      </w:r>
      <w:r>
        <w:t xml:space="preserve"> key.</w:t>
      </w:r>
    </w:p>
    <w:p w14:paraId="2AC8273A" w14:textId="4189E78A" w:rsidR="00DB0D53" w:rsidRDefault="00DB0D53" w:rsidP="0012046D">
      <w:pPr>
        <w:pStyle w:val="L-Numbers"/>
        <w:numPr>
          <w:ilvl w:val="0"/>
          <w:numId w:val="56"/>
        </w:numPr>
      </w:pPr>
      <w:r>
        <w:t xml:space="preserve">Continue using the </w:t>
      </w:r>
      <w:r w:rsidRPr="00E73238">
        <w:rPr>
          <w:rStyle w:val="P-Code"/>
        </w:rPr>
        <w:t xml:space="preserve">1-12_Using Layout </w:t>
      </w:r>
      <w:proofErr w:type="spellStart"/>
      <w:r w:rsidRPr="00E73238">
        <w:rPr>
          <w:rStyle w:val="P-Code"/>
        </w:rPr>
        <w:t>Tabs.dwg</w:t>
      </w:r>
      <w:proofErr w:type="spellEnd"/>
      <w:r w:rsidRPr="00E73238">
        <w:t xml:space="preserve"> </w:t>
      </w:r>
      <w:r>
        <w:t>file.</w:t>
      </w:r>
    </w:p>
    <w:p w14:paraId="1F83A7B4" w14:textId="5B089A04" w:rsidR="002B564D" w:rsidRDefault="002B564D" w:rsidP="0012046D">
      <w:r>
        <w:t xml:space="preserve">For this example, we want to change the layout to DOCK ABOVE STATUS BAR to display the results more visually. </w:t>
      </w:r>
    </w:p>
    <w:p w14:paraId="33711B26" w14:textId="03E54F16" w:rsidR="002B564D" w:rsidRDefault="002B564D" w:rsidP="0012046D">
      <w:pPr>
        <w:pStyle w:val="L-Numbers"/>
        <w:numPr>
          <w:ilvl w:val="0"/>
          <w:numId w:val="56"/>
        </w:numPr>
      </w:pPr>
      <w:r w:rsidRPr="0018633A">
        <w:rPr>
          <w:rStyle w:val="P-Italics"/>
        </w:rPr>
        <w:t>Right-click</w:t>
      </w:r>
      <w:r>
        <w:t xml:space="preserve"> on the Architectural </w:t>
      </w:r>
      <w:r w:rsidR="00C65F27">
        <w:t>l</w:t>
      </w:r>
      <w:r>
        <w:t xml:space="preserve">ayout and select the </w:t>
      </w:r>
      <w:r w:rsidRPr="0018633A">
        <w:rPr>
          <w:rStyle w:val="P-Bold"/>
        </w:rPr>
        <w:t>Dock Above Status Bar</w:t>
      </w:r>
      <w:r>
        <w:t xml:space="preserve"> command.</w:t>
      </w:r>
    </w:p>
    <w:p w14:paraId="255CCB63" w14:textId="6EA3B98F" w:rsidR="00DB0D53" w:rsidRDefault="00715C27" w:rsidP="0012046D">
      <w:pPr>
        <w:pStyle w:val="L-Numbers"/>
        <w:numPr>
          <w:ilvl w:val="0"/>
          <w:numId w:val="56"/>
        </w:numPr>
      </w:pPr>
      <w:r>
        <w:t>Select the Architectural tab and h</w:t>
      </w:r>
      <w:r w:rsidR="002B564D">
        <w:t xml:space="preserve">old down the </w:t>
      </w:r>
      <w:r w:rsidR="002B564D" w:rsidRPr="0018633A">
        <w:rPr>
          <w:rStyle w:val="P-Italics"/>
        </w:rPr>
        <w:t xml:space="preserve">Ctrl </w:t>
      </w:r>
      <w:r w:rsidRPr="0018633A">
        <w:rPr>
          <w:rStyle w:val="P-Italics"/>
        </w:rPr>
        <w:t>+</w:t>
      </w:r>
      <w:r w:rsidR="002B564D" w:rsidRPr="0018633A">
        <w:rPr>
          <w:rStyle w:val="P-Italics"/>
        </w:rPr>
        <w:t xml:space="preserve"> </w:t>
      </w:r>
      <w:r w:rsidRPr="0018633A">
        <w:rPr>
          <w:rStyle w:val="P-Italics"/>
        </w:rPr>
        <w:t>left-click</w:t>
      </w:r>
      <w:r>
        <w:t xml:space="preserve"> to </w:t>
      </w:r>
      <w:r w:rsidR="002B564D">
        <w:t xml:space="preserve">select the </w:t>
      </w:r>
      <w:r w:rsidR="002B564D" w:rsidRPr="0018633A">
        <w:rPr>
          <w:rStyle w:val="P-Bold"/>
        </w:rPr>
        <w:t xml:space="preserve">Architectural </w:t>
      </w:r>
      <w:r w:rsidR="0036324A">
        <w:t>Layout</w:t>
      </w:r>
      <w:r>
        <w:t xml:space="preserve"> tab</w:t>
      </w:r>
      <w:r w:rsidR="002B564D">
        <w:t xml:space="preserve">. </w:t>
      </w:r>
      <w:r w:rsidR="00606487">
        <w:t xml:space="preserve">Drag the </w:t>
      </w:r>
      <w:r>
        <w:t xml:space="preserve">layout </w:t>
      </w:r>
      <w:r w:rsidR="00606487">
        <w:t xml:space="preserve">copy to the desired location and release the </w:t>
      </w:r>
      <w:r w:rsidR="00606487" w:rsidRPr="0018633A">
        <w:rPr>
          <w:rStyle w:val="P-Italics"/>
        </w:rPr>
        <w:t xml:space="preserve">Ctrl </w:t>
      </w:r>
      <w:r w:rsidRPr="0018633A">
        <w:rPr>
          <w:rStyle w:val="P-Italics"/>
        </w:rPr>
        <w:t>+ left-click</w:t>
      </w:r>
      <w:r w:rsidR="00606487">
        <w:t xml:space="preserve">. </w:t>
      </w:r>
    </w:p>
    <w:p w14:paraId="18FB1547" w14:textId="4B6A357C" w:rsidR="00DB0D53" w:rsidRPr="00E912F6" w:rsidRDefault="00606487" w:rsidP="0012046D">
      <w:pPr>
        <w:pStyle w:val="L-Numbers"/>
        <w:numPr>
          <w:ilvl w:val="0"/>
          <w:numId w:val="56"/>
        </w:numPr>
      </w:pPr>
      <w:r>
        <w:t xml:space="preserve">You can </w:t>
      </w:r>
      <w:r w:rsidR="004C4345" w:rsidRPr="0018633A">
        <w:rPr>
          <w:rStyle w:val="P-Italics"/>
        </w:rPr>
        <w:t>double-</w:t>
      </w:r>
      <w:r w:rsidR="004C4345">
        <w:rPr>
          <w:rStyle w:val="P-Italics"/>
        </w:rPr>
        <w:t>left-</w:t>
      </w:r>
      <w:r w:rsidR="004C4345" w:rsidRPr="0018633A">
        <w:rPr>
          <w:rStyle w:val="P-Italics"/>
        </w:rPr>
        <w:t>click</w:t>
      </w:r>
      <w:r>
        <w:t xml:space="preserve"> on the new layout to easily rename the layout.</w:t>
      </w:r>
    </w:p>
    <w:p w14:paraId="5BF09958" w14:textId="179C33F4" w:rsidR="00E912F6" w:rsidRDefault="00DB5855" w:rsidP="0012046D">
      <w:pPr>
        <w:pStyle w:val="H3-Subheading"/>
      </w:pPr>
      <w:r>
        <w:t>Copy Layout from another Drawing</w:t>
      </w:r>
    </w:p>
    <w:p w14:paraId="0AB8AEBD" w14:textId="3BDFE322" w:rsidR="00DB5855" w:rsidRDefault="00991BE0" w:rsidP="0012046D">
      <w:r>
        <w:t xml:space="preserve">Do you have a layout already set up in another drawing, and </w:t>
      </w:r>
      <w:r w:rsidR="005B6671">
        <w:t xml:space="preserve">do </w:t>
      </w:r>
      <w:r>
        <w:t>you want to use it in this drawing? You can import a layout from any drawing file.</w:t>
      </w:r>
    </w:p>
    <w:p w14:paraId="669A489A" w14:textId="77777777" w:rsidR="00991BE0" w:rsidRDefault="00991BE0" w:rsidP="0012046D">
      <w:pPr>
        <w:pStyle w:val="L-Numbers"/>
        <w:numPr>
          <w:ilvl w:val="0"/>
          <w:numId w:val="57"/>
        </w:numPr>
      </w:pPr>
      <w:r>
        <w:t xml:space="preserve">Continue using the </w:t>
      </w:r>
      <w:r w:rsidRPr="00E73238">
        <w:rPr>
          <w:rStyle w:val="P-Code"/>
        </w:rPr>
        <w:t xml:space="preserve">1-12_Using Layout </w:t>
      </w:r>
      <w:proofErr w:type="spellStart"/>
      <w:r w:rsidRPr="00E73238">
        <w:rPr>
          <w:rStyle w:val="P-Code"/>
        </w:rPr>
        <w:t>Tabs.dwg</w:t>
      </w:r>
      <w:proofErr w:type="spellEnd"/>
      <w:r w:rsidRPr="00E73238">
        <w:t xml:space="preserve"> </w:t>
      </w:r>
      <w:r>
        <w:t>file.</w:t>
      </w:r>
    </w:p>
    <w:p w14:paraId="67F8C71B" w14:textId="02CD4D21" w:rsidR="00991BE0" w:rsidRDefault="008C7C74" w:rsidP="0012046D">
      <w:pPr>
        <w:pStyle w:val="L-Numbers"/>
        <w:numPr>
          <w:ilvl w:val="0"/>
          <w:numId w:val="57"/>
        </w:numPr>
      </w:pPr>
      <w:proofErr w:type="spellStart"/>
      <w:r>
        <w:rPr>
          <w:rStyle w:val="P-Italics"/>
        </w:rPr>
        <w:t>RI</w:t>
      </w:r>
      <w:r w:rsidR="00BE49EC" w:rsidRPr="0018633A">
        <w:rPr>
          <w:rStyle w:val="P-Italics"/>
        </w:rPr>
        <w:t>ght</w:t>
      </w:r>
      <w:proofErr w:type="spellEnd"/>
      <w:r w:rsidR="00BE49EC" w:rsidRPr="0018633A">
        <w:rPr>
          <w:rStyle w:val="P-Italics"/>
        </w:rPr>
        <w:t>-click</w:t>
      </w:r>
      <w:r w:rsidR="00BE49EC">
        <w:t xml:space="preserve"> on any layout in this drawing file and select the </w:t>
      </w:r>
      <w:r w:rsidR="00BE49EC" w:rsidRPr="0018633A">
        <w:rPr>
          <w:rStyle w:val="P-Bold"/>
        </w:rPr>
        <w:t>From Template</w:t>
      </w:r>
      <w:r w:rsidR="00BE49EC">
        <w:t xml:space="preserve"> command.</w:t>
      </w:r>
    </w:p>
    <w:p w14:paraId="522CE52E" w14:textId="7DED03E3" w:rsidR="00BE49EC" w:rsidRDefault="00BE49EC" w:rsidP="0012046D">
      <w:pPr>
        <w:pStyle w:val="L-Numbers"/>
        <w:numPr>
          <w:ilvl w:val="0"/>
          <w:numId w:val="57"/>
        </w:numPr>
      </w:pPr>
      <w:r>
        <w:t xml:space="preserve">Navigate to the location of the file containing the completed layout and change the </w:t>
      </w:r>
      <w:r w:rsidRPr="0018633A">
        <w:rPr>
          <w:rStyle w:val="P-Bold"/>
        </w:rPr>
        <w:t>Files of Type</w:t>
      </w:r>
      <w:r>
        <w:t xml:space="preserve"> to </w:t>
      </w:r>
      <w:r w:rsidRPr="0018633A">
        <w:rPr>
          <w:rStyle w:val="P-Bold"/>
        </w:rPr>
        <w:t>.DWG</w:t>
      </w:r>
      <w:r>
        <w:t xml:space="preserve"> if needed.</w:t>
      </w:r>
    </w:p>
    <w:p w14:paraId="5D71F904" w14:textId="15E4BFE2" w:rsidR="00BE49EC" w:rsidRPr="0012046D" w:rsidRDefault="00BE49EC" w:rsidP="0012046D">
      <w:pPr>
        <w:pStyle w:val="L-Numbers"/>
        <w:rPr>
          <w:rStyle w:val="P-Code"/>
          <w:rFonts w:asciiTheme="minorHAnsi" w:hAnsiTheme="minorHAnsi"/>
          <w:shd w:val="clear" w:color="auto" w:fill="auto"/>
        </w:rPr>
      </w:pPr>
      <w:r>
        <w:t>Select the Borders file</w:t>
      </w:r>
      <w:r w:rsidR="00E61D1B">
        <w:t>, which contains all the standard layouts for this course,</w:t>
      </w:r>
      <w:r>
        <w:t xml:space="preserve"> and </w:t>
      </w:r>
      <w:r w:rsidR="00D7213C">
        <w:t>click</w:t>
      </w:r>
      <w:r>
        <w:t xml:space="preserve"> </w:t>
      </w:r>
      <w:r w:rsidRPr="00D7213C">
        <w:rPr>
          <w:rStyle w:val="P-Bold"/>
        </w:rPr>
        <w:t>Open</w:t>
      </w:r>
      <w:r>
        <w:t>.</w:t>
      </w:r>
      <w:r>
        <w:br/>
      </w:r>
      <w:r w:rsidRPr="0012046D">
        <w:rPr>
          <w:rStyle w:val="P-Code"/>
          <w:b/>
          <w:bCs/>
        </w:rPr>
        <w:tab/>
      </w:r>
      <w:r w:rsidRPr="0018633A">
        <w:tab/>
      </w:r>
      <w:r w:rsidRPr="0012046D">
        <w:rPr>
          <w:rStyle w:val="P-Code"/>
          <w:b/>
          <w:bCs/>
        </w:rPr>
        <w:t>…\</w:t>
      </w:r>
      <w:proofErr w:type="spellStart"/>
      <w:r w:rsidRPr="0012046D">
        <w:rPr>
          <w:rStyle w:val="P-Code"/>
          <w:b/>
          <w:bCs/>
        </w:rPr>
        <w:t>ACAD_TipsTricks</w:t>
      </w:r>
      <w:proofErr w:type="spellEnd"/>
      <w:r w:rsidRPr="0012046D">
        <w:rPr>
          <w:rStyle w:val="P-Code"/>
          <w:b/>
          <w:bCs/>
        </w:rPr>
        <w:t>\</w:t>
      </w:r>
      <w:proofErr w:type="spellStart"/>
      <w:r w:rsidRPr="0012046D">
        <w:rPr>
          <w:rStyle w:val="P-Code"/>
          <w:b/>
          <w:bCs/>
        </w:rPr>
        <w:t>Exercise_Files</w:t>
      </w:r>
      <w:proofErr w:type="spellEnd"/>
      <w:r w:rsidRPr="0012046D">
        <w:rPr>
          <w:rStyle w:val="P-Code"/>
          <w:b/>
          <w:bCs/>
        </w:rPr>
        <w:t xml:space="preserve">\refs\Agency </w:t>
      </w:r>
      <w:proofErr w:type="spellStart"/>
      <w:r w:rsidRPr="0012046D">
        <w:rPr>
          <w:rStyle w:val="P-Code"/>
          <w:b/>
          <w:bCs/>
        </w:rPr>
        <w:t>XYZ_Borders.dwg</w:t>
      </w:r>
      <w:proofErr w:type="spellEnd"/>
    </w:p>
    <w:p w14:paraId="25EF6404" w14:textId="3EE2B26E" w:rsidR="00BE49EC" w:rsidRPr="0012046D" w:rsidRDefault="00BE49EC" w:rsidP="0012046D">
      <w:pPr>
        <w:pStyle w:val="L-Numbers"/>
        <w:rPr>
          <w:rStyle w:val="P-Code"/>
          <w:rFonts w:asciiTheme="minorHAnsi" w:hAnsiTheme="minorHAnsi"/>
          <w:shd w:val="clear" w:color="auto" w:fill="auto"/>
        </w:rPr>
      </w:pPr>
      <w:r w:rsidRPr="0012046D">
        <w:rPr>
          <w:rStyle w:val="P-Code"/>
          <w:rFonts w:asciiTheme="minorHAnsi" w:hAnsiTheme="minorHAnsi"/>
          <w:shd w:val="clear" w:color="auto" w:fill="auto"/>
        </w:rPr>
        <w:t xml:space="preserve">Using the Insert Layouts dialog, select the </w:t>
      </w:r>
      <w:r w:rsidR="00E61D1B" w:rsidRPr="0018633A">
        <w:rPr>
          <w:rStyle w:val="P-Bold"/>
        </w:rPr>
        <w:t>B-Border XYZ Sheet</w:t>
      </w:r>
      <w:r w:rsidR="00E61D1B" w:rsidRPr="0012046D">
        <w:rPr>
          <w:rStyle w:val="P-Code"/>
          <w:rFonts w:asciiTheme="minorHAnsi" w:hAnsiTheme="minorHAnsi"/>
          <w:shd w:val="clear" w:color="auto" w:fill="auto"/>
        </w:rPr>
        <w:t xml:space="preserve"> layout and click </w:t>
      </w:r>
      <w:r w:rsidR="00E61D1B" w:rsidRPr="0018633A">
        <w:rPr>
          <w:rStyle w:val="P-Bold"/>
        </w:rPr>
        <w:t>OK</w:t>
      </w:r>
      <w:r w:rsidR="00E61D1B" w:rsidRPr="0012046D">
        <w:rPr>
          <w:rStyle w:val="P-Code"/>
          <w:rFonts w:asciiTheme="minorHAnsi" w:hAnsiTheme="minorHAnsi"/>
          <w:shd w:val="clear" w:color="auto" w:fill="auto"/>
        </w:rPr>
        <w:t xml:space="preserve"> to import the layout.</w:t>
      </w:r>
    </w:p>
    <w:p w14:paraId="6A4BEF90" w14:textId="182F97FC" w:rsidR="00F25DE9" w:rsidRDefault="00F25DE9" w:rsidP="0012046D">
      <w:pPr>
        <w:pStyle w:val="P-Regular"/>
      </w:pPr>
      <w:r>
        <w:t xml:space="preserve">In the next section, we will learn to use some of the </w:t>
      </w:r>
      <w:r w:rsidR="00D533FB">
        <w:t>selection tools' “hidden” features</w:t>
      </w:r>
      <w:r>
        <w:t>.</w:t>
      </w:r>
    </w:p>
    <w:p w14:paraId="67FF537B" w14:textId="0DE1F879" w:rsidR="00C80831" w:rsidRDefault="00CD0840" w:rsidP="0012046D">
      <w:pPr>
        <w:pStyle w:val="H1-Section"/>
      </w:pPr>
      <w:r w:rsidRPr="00CD0840">
        <w:lastRenderedPageBreak/>
        <w:t xml:space="preserve">Bonus </w:t>
      </w:r>
      <w:r w:rsidR="00784309">
        <w:t>c</w:t>
      </w:r>
      <w:r w:rsidR="00784309" w:rsidRPr="00CD0840">
        <w:t>ommands</w:t>
      </w:r>
    </w:p>
    <w:p w14:paraId="39ED4449" w14:textId="64586A80" w:rsidR="00C80831" w:rsidRDefault="00C80831" w:rsidP="0012046D">
      <w:pPr>
        <w:pStyle w:val="P-Regular"/>
      </w:pPr>
      <w:r>
        <w:t xml:space="preserve">In this section, </w:t>
      </w:r>
      <w:r w:rsidR="00CE25EE">
        <w:t>we</w:t>
      </w:r>
      <w:r w:rsidR="00C173CC">
        <w:t xml:space="preserve"> </w:t>
      </w:r>
      <w:r>
        <w:t xml:space="preserve">will </w:t>
      </w:r>
      <w:r w:rsidR="00F74C38">
        <w:t xml:space="preserve">examine how to control some of the interface's more obscure aspects, such as the Status Bar, </w:t>
      </w:r>
      <w:r w:rsidR="000D5D28">
        <w:t>how to use the Quick Properties dialog to easily edit some of those hard-to-find dimension settings,</w:t>
      </w:r>
      <w:r w:rsidR="00F74C38">
        <w:t xml:space="preserve"> and how to </w:t>
      </w:r>
      <w:r w:rsidR="00CF0080">
        <w:t>minimize the appearance of the AutoCAD tooltips</w:t>
      </w:r>
      <w:r>
        <w:t>.</w:t>
      </w:r>
    </w:p>
    <w:p w14:paraId="4EB86F74" w14:textId="2DB7D4DB" w:rsidR="00E0440E" w:rsidRPr="00C80831" w:rsidRDefault="00E0440E" w:rsidP="0012046D">
      <w:pPr>
        <w:pStyle w:val="P-Regular"/>
      </w:pPr>
      <w:r>
        <w:t xml:space="preserve">First, </w:t>
      </w:r>
      <w:r w:rsidR="00A1555D">
        <w:t>let’s</w:t>
      </w:r>
      <w:r>
        <w:t xml:space="preserve"> look at how to control the “blinky” </w:t>
      </w:r>
      <w:r w:rsidR="00C173CC">
        <w:t>Status Ba</w:t>
      </w:r>
      <w:r>
        <w:t>r and what causes this problem.</w:t>
      </w:r>
    </w:p>
    <w:p w14:paraId="2671B87C" w14:textId="5CC714A9" w:rsidR="00CD0840" w:rsidRDefault="00CD0840" w:rsidP="0012046D">
      <w:pPr>
        <w:pStyle w:val="H2-Heading"/>
      </w:pPr>
      <w:r>
        <w:t xml:space="preserve">Blinky </w:t>
      </w:r>
      <w:r w:rsidR="003952DB">
        <w:t>Status Bar</w:t>
      </w:r>
      <w:r>
        <w:t>?</w:t>
      </w:r>
    </w:p>
    <w:p w14:paraId="7F9471F7" w14:textId="34B42808" w:rsidR="000B3963" w:rsidRDefault="007526B5" w:rsidP="0012046D">
      <w:pPr>
        <w:pStyle w:val="P-Regular"/>
      </w:pPr>
      <w:r>
        <w:t xml:space="preserve">Do you ever experience a “blinky” Status Bar when working in AutoCAD? Yes, it can be very distracting and needs to be addressed when it occurs. This problem is caused by the </w:t>
      </w:r>
      <w:r w:rsidR="00901C76">
        <w:t>COORDINATES display</w:t>
      </w:r>
      <w:r>
        <w:t xml:space="preserve"> in the Status Bar when it</w:t>
      </w:r>
      <w:r w:rsidR="000B3963">
        <w:t xml:space="preserve"> is too full</w:t>
      </w:r>
      <w:r w:rsidR="00E0440E">
        <w:t xml:space="preserve"> of other icons and settings</w:t>
      </w:r>
      <w:r w:rsidR="005C6718">
        <w:t xml:space="preserve">. </w:t>
      </w:r>
    </w:p>
    <w:p w14:paraId="36471850" w14:textId="1275ED52" w:rsidR="000B3963" w:rsidRDefault="00E0440E" w:rsidP="0012046D">
      <w:pPr>
        <w:pStyle w:val="P-Regular"/>
      </w:pPr>
      <w:r>
        <w:t>To a</w:t>
      </w:r>
      <w:r w:rsidR="000B3963">
        <w:t>void this problem</w:t>
      </w:r>
      <w:r>
        <w:t xml:space="preserve">, </w:t>
      </w:r>
      <w:r w:rsidR="000B3963">
        <w:t xml:space="preserve">turn off the COORDINATES display in the </w:t>
      </w:r>
      <w:r w:rsidR="003952DB">
        <w:t>Status Bar</w:t>
      </w:r>
      <w:r w:rsidR="00BD53BB">
        <w:t>:</w:t>
      </w:r>
    </w:p>
    <w:p w14:paraId="759F93B1" w14:textId="54128CF7" w:rsidR="002F553A" w:rsidRPr="00E74AB6" w:rsidRDefault="002F553A" w:rsidP="0012046D">
      <w:pPr>
        <w:pStyle w:val="L-Numbers"/>
        <w:numPr>
          <w:ilvl w:val="0"/>
          <w:numId w:val="25"/>
        </w:numPr>
        <w:rPr>
          <w:rStyle w:val="P-Code"/>
        </w:rPr>
      </w:pPr>
      <w:r>
        <w:t xml:space="preserve">Open the </w:t>
      </w:r>
      <w:r w:rsidRPr="002F553A">
        <w:rPr>
          <w:rStyle w:val="P-Code"/>
        </w:rPr>
        <w:t>1-16_QUICK PROPERTIES.DWG</w:t>
      </w:r>
      <w:r w:rsidR="00BD53BB" w:rsidRPr="00BD53BB">
        <w:t xml:space="preserve"> </w:t>
      </w:r>
      <w:r w:rsidR="00BD53BB">
        <w:t>file.</w:t>
      </w:r>
    </w:p>
    <w:p w14:paraId="05F1D42E" w14:textId="45691D66" w:rsidR="002F553A" w:rsidRDefault="002F553A" w:rsidP="0012046D">
      <w:pPr>
        <w:pStyle w:val="L-Numbers"/>
      </w:pPr>
      <w:r>
        <w:t xml:space="preserve">Using the </w:t>
      </w:r>
      <w:r w:rsidR="003952DB">
        <w:t>Status Bar</w:t>
      </w:r>
      <w:r>
        <w:t xml:space="preserve">, </w:t>
      </w:r>
      <w:r w:rsidRPr="002F553A">
        <w:rPr>
          <w:rStyle w:val="P-Italics"/>
        </w:rPr>
        <w:t>left-click</w:t>
      </w:r>
      <w:r>
        <w:t xml:space="preserve"> on the “hamburger” icon </w:t>
      </w:r>
      <w:r w:rsidR="00AE036F">
        <w:rPr>
          <w:noProof/>
        </w:rPr>
        <w:drawing>
          <wp:inline distT="0" distB="0" distL="0" distR="0" wp14:anchorId="5C6D1F49" wp14:editId="39A850AF">
            <wp:extent cx="169176" cy="203011"/>
            <wp:effectExtent l="0" t="0" r="0" b="635"/>
            <wp:docPr id="1096454387" name="Picture 3"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54387" name="Picture 3" descr="A black and white text box&#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3779" cy="208535"/>
                    </a:xfrm>
                    <a:prstGeom prst="rect">
                      <a:avLst/>
                    </a:prstGeom>
                  </pic:spPr>
                </pic:pic>
              </a:graphicData>
            </a:graphic>
          </wp:inline>
        </w:drawing>
      </w:r>
      <w:r>
        <w:t>and select</w:t>
      </w:r>
      <w:r w:rsidR="00AB72B1">
        <w:t xml:space="preserve"> the </w:t>
      </w:r>
      <w:r w:rsidR="00AB72B1" w:rsidRPr="007E6D65">
        <w:rPr>
          <w:rStyle w:val="P-Bold"/>
        </w:rPr>
        <w:t>Coordinates</w:t>
      </w:r>
      <w:r w:rsidR="00AB72B1">
        <w:t xml:space="preserve"> setting t</w:t>
      </w:r>
      <w:r w:rsidR="00997729">
        <w:t xml:space="preserve">o turn </w:t>
      </w:r>
      <w:r w:rsidR="00AB72B1">
        <w:t xml:space="preserve">OFF </w:t>
      </w:r>
      <w:r w:rsidR="00997729">
        <w:t xml:space="preserve">this option in </w:t>
      </w:r>
      <w:r w:rsidR="00BD53BB">
        <w:t xml:space="preserve">the </w:t>
      </w:r>
      <w:r w:rsidR="003952DB">
        <w:t>Status Bar</w:t>
      </w:r>
      <w:r w:rsidR="00997729">
        <w:t>.</w:t>
      </w:r>
    </w:p>
    <w:p w14:paraId="5CF5E224" w14:textId="49E3A053" w:rsidR="00DA69C2" w:rsidRDefault="00AB72B1" w:rsidP="0012046D">
      <w:pPr>
        <w:pStyle w:val="L-Regular"/>
      </w:pPr>
      <w:r>
        <w:t xml:space="preserve">By default, the COORDINATES are turned ON in the </w:t>
      </w:r>
      <w:r w:rsidR="003952DB">
        <w:t>Status Bar</w:t>
      </w:r>
      <w:r w:rsidR="005C6718">
        <w:t xml:space="preserve">. </w:t>
      </w:r>
      <w:r>
        <w:t>Depending on each individual user</w:t>
      </w:r>
      <w:r w:rsidR="00BD53BB">
        <w:t>’</w:t>
      </w:r>
      <w:r>
        <w:t xml:space="preserve">s </w:t>
      </w:r>
      <w:r w:rsidR="003952DB">
        <w:t>Status Bar</w:t>
      </w:r>
      <w:r>
        <w:t xml:space="preserve"> and screen width, having the COORDINATES turned ON may exceed the minimum width and cause this small display issue</w:t>
      </w:r>
      <w:r w:rsidR="005C6718">
        <w:t xml:space="preserve">. </w:t>
      </w:r>
      <w:r>
        <w:t xml:space="preserve">If you need the COORDINATES to display, use the </w:t>
      </w:r>
      <w:r w:rsidR="00C10DC3" w:rsidRPr="00C10DC3">
        <w:rPr>
          <w:rStyle w:val="P-Bold"/>
        </w:rPr>
        <w:t xml:space="preserve">Dock </w:t>
      </w:r>
      <w:r w:rsidR="00BD53BB">
        <w:rPr>
          <w:rStyle w:val="P-Bold"/>
        </w:rPr>
        <w:t>a</w:t>
      </w:r>
      <w:r w:rsidR="00C10DC3" w:rsidRPr="00C10DC3">
        <w:rPr>
          <w:rStyle w:val="P-Bold"/>
        </w:rPr>
        <w:t xml:space="preserve">bove </w:t>
      </w:r>
      <w:r w:rsidR="00BD53BB">
        <w:rPr>
          <w:rStyle w:val="P-Bold"/>
        </w:rPr>
        <w:t>S</w:t>
      </w:r>
      <w:r w:rsidR="00F046A9">
        <w:rPr>
          <w:rStyle w:val="P-Bold"/>
        </w:rPr>
        <w:t xml:space="preserve">tatus </w:t>
      </w:r>
      <w:r w:rsidR="00BD53BB">
        <w:rPr>
          <w:rStyle w:val="P-Bold"/>
        </w:rPr>
        <w:t>B</w:t>
      </w:r>
      <w:r w:rsidR="00F046A9">
        <w:rPr>
          <w:rStyle w:val="P-Bold"/>
        </w:rPr>
        <w:t>ar</w:t>
      </w:r>
      <w:r w:rsidR="007A4F9A" w:rsidRPr="007A4F9A">
        <w:t xml:space="preserve"> </w:t>
      </w:r>
      <w:r w:rsidR="007A4F9A">
        <w:t>layout setting</w:t>
      </w:r>
      <w:r w:rsidR="00FE46B0">
        <w:t xml:space="preserve"> </w:t>
      </w:r>
      <w:r>
        <w:t xml:space="preserve">to gain more display space for your </w:t>
      </w:r>
      <w:r w:rsidR="003952DB">
        <w:t>Status Bar</w:t>
      </w:r>
      <w:r>
        <w:t>.</w:t>
      </w:r>
    </w:p>
    <w:p w14:paraId="54A4F3B9" w14:textId="2BCB3000" w:rsidR="005641B3" w:rsidRDefault="004942B7" w:rsidP="0018633A">
      <w:pPr>
        <w:pStyle w:val="IMG-Caption"/>
      </w:pPr>
      <w:r>
        <w:rPr>
          <w:noProof/>
        </w:rPr>
        <w:drawing>
          <wp:inline distT="0" distB="0" distL="0" distR="0" wp14:anchorId="2CFD3C34" wp14:editId="30B481FE">
            <wp:extent cx="1431925" cy="227965"/>
            <wp:effectExtent l="0" t="0" r="3175" b="635"/>
            <wp:docPr id="68106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66756" name="Picture 1"/>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31925" cy="227965"/>
                    </a:xfrm>
                    <a:prstGeom prst="rect">
                      <a:avLst/>
                    </a:prstGeom>
                  </pic:spPr>
                </pic:pic>
              </a:graphicData>
            </a:graphic>
          </wp:inline>
        </w:drawing>
      </w:r>
    </w:p>
    <w:p w14:paraId="186DCF32" w14:textId="4AA7435C" w:rsidR="004942B7" w:rsidRPr="00EC540E" w:rsidRDefault="004942B7" w:rsidP="004942B7">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ins w:id="115" w:author="jeanne aarhus" w:date="2024-05-16T20:55:00Z" w16du:dateUtc="2024-05-17T01:55:00Z">
        <w:r w:rsidR="00A63E4E">
          <w:rPr>
            <w:noProof/>
          </w:rPr>
          <w:t>24</w:t>
        </w:r>
      </w:ins>
      <w:r w:rsidR="009D5E39">
        <w:fldChar w:fldCharType="end"/>
      </w:r>
      <w:r>
        <w:t>: Default coordinates display</w:t>
      </w:r>
    </w:p>
    <w:p w14:paraId="183173AB" w14:textId="2385CA22" w:rsidR="00B77F02" w:rsidRDefault="00B77F02" w:rsidP="0012046D">
      <w:pPr>
        <w:pStyle w:val="L-Numbers"/>
      </w:pPr>
      <w:r w:rsidRPr="00C500AD">
        <w:rPr>
          <w:rStyle w:val="P-Italics"/>
        </w:rPr>
        <w:t>Right-click</w:t>
      </w:r>
      <w:r w:rsidRPr="007E6D65">
        <w:rPr>
          <w:rStyle w:val="P-Italics"/>
        </w:rPr>
        <w:t xml:space="preserve"> </w:t>
      </w:r>
      <w:r>
        <w:t xml:space="preserve">on any </w:t>
      </w:r>
      <w:r w:rsidR="00583647">
        <w:t>layout tab</w:t>
      </w:r>
      <w:r>
        <w:t xml:space="preserve"> and select </w:t>
      </w:r>
      <w:r w:rsidRPr="00B77F02">
        <w:rPr>
          <w:rStyle w:val="P-Bold"/>
        </w:rPr>
        <w:t xml:space="preserve">Dock </w:t>
      </w:r>
      <w:r w:rsidR="00BD53BB">
        <w:rPr>
          <w:rStyle w:val="P-Bold"/>
        </w:rPr>
        <w:t>a</w:t>
      </w:r>
      <w:r w:rsidRPr="00B77F02">
        <w:rPr>
          <w:rStyle w:val="P-Bold"/>
        </w:rPr>
        <w:t xml:space="preserve">bove </w:t>
      </w:r>
      <w:r w:rsidR="00BD53BB">
        <w:rPr>
          <w:rStyle w:val="P-Bold"/>
        </w:rPr>
        <w:t>S</w:t>
      </w:r>
      <w:r w:rsidR="00F046A9">
        <w:rPr>
          <w:rStyle w:val="P-Bold"/>
        </w:rPr>
        <w:t xml:space="preserve">tatus </w:t>
      </w:r>
      <w:r w:rsidR="00BD53BB">
        <w:rPr>
          <w:rStyle w:val="P-Bold"/>
        </w:rPr>
        <w:t>B</w:t>
      </w:r>
      <w:r w:rsidR="00F046A9">
        <w:rPr>
          <w:rStyle w:val="P-Bold"/>
        </w:rPr>
        <w:t>ar</w:t>
      </w:r>
      <w:r>
        <w:t xml:space="preserve"> to separate the display of the </w:t>
      </w:r>
      <w:r w:rsidR="003952DB">
        <w:t>Status Bar</w:t>
      </w:r>
      <w:r>
        <w:t xml:space="preserve"> and </w:t>
      </w:r>
      <w:r w:rsidR="00583647">
        <w:t>layout tab</w:t>
      </w:r>
      <w:r>
        <w:t>s.</w:t>
      </w:r>
    </w:p>
    <w:p w14:paraId="2A664C5C" w14:textId="46CF8644" w:rsidR="002F553A" w:rsidRDefault="00E75861" w:rsidP="0018633A">
      <w:pPr>
        <w:pStyle w:val="IMG-Caption"/>
      </w:pPr>
      <w:r>
        <w:rPr>
          <w:noProof/>
        </w:rPr>
        <w:lastRenderedPageBreak/>
        <w:drawing>
          <wp:inline distT="0" distB="0" distL="0" distR="0" wp14:anchorId="225EBFAA" wp14:editId="2207F7DD">
            <wp:extent cx="2724785" cy="1188720"/>
            <wp:effectExtent l="0" t="0" r="5715" b="5080"/>
            <wp:docPr id="12683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1417" name="Picture 1"/>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24785" cy="1188720"/>
                    </a:xfrm>
                    <a:prstGeom prst="rect">
                      <a:avLst/>
                    </a:prstGeom>
                  </pic:spPr>
                </pic:pic>
              </a:graphicData>
            </a:graphic>
          </wp:inline>
        </w:drawing>
      </w:r>
    </w:p>
    <w:p w14:paraId="745D4F81" w14:textId="5CD93C20" w:rsidR="00323F79" w:rsidRPr="00242955" w:rsidRDefault="00323F79" w:rsidP="00323F79">
      <w:pPr>
        <w:pStyle w:val="IMG-Caption"/>
        <w:rPr>
          <w:noProof/>
        </w:rPr>
      </w:pPr>
      <w:r>
        <w:t>Figure 1.</w:t>
      </w:r>
      <w:r>
        <w:fldChar w:fldCharType="begin"/>
      </w:r>
      <w:r>
        <w:instrText xml:space="preserve"> SEQ Figure \* ARABIC </w:instrText>
      </w:r>
      <w:r>
        <w:fldChar w:fldCharType="separate"/>
      </w:r>
      <w:ins w:id="116" w:author="jeanne aarhus" w:date="2024-05-16T20:55:00Z" w16du:dateUtc="2024-05-17T01:55:00Z">
        <w:r w:rsidR="00A63E4E">
          <w:rPr>
            <w:noProof/>
          </w:rPr>
          <w:t>25</w:t>
        </w:r>
      </w:ins>
      <w:r>
        <w:fldChar w:fldCharType="end"/>
      </w:r>
      <w:r>
        <w:t>: Status bar and layout tabs control</w:t>
      </w:r>
    </w:p>
    <w:p w14:paraId="151D9EE7" w14:textId="3E39C313" w:rsidR="007A7DAC" w:rsidRPr="000B3963" w:rsidRDefault="007A7DAC" w:rsidP="0012046D">
      <w:r>
        <w:t xml:space="preserve">In the next </w:t>
      </w:r>
      <w:r w:rsidR="009C1C6A">
        <w:t>exercise</w:t>
      </w:r>
      <w:r>
        <w:t xml:space="preserve">, we will learn how to use the “hidden” </w:t>
      </w:r>
      <w:r w:rsidRPr="007E6D65">
        <w:rPr>
          <w:rStyle w:val="P-Bold"/>
        </w:rPr>
        <w:t>Quick Properties</w:t>
      </w:r>
      <w:r>
        <w:t xml:space="preserve"> dialog.</w:t>
      </w:r>
    </w:p>
    <w:p w14:paraId="73BF4635" w14:textId="77777777" w:rsidR="00CD0840" w:rsidRDefault="00CD0840" w:rsidP="0012046D">
      <w:pPr>
        <w:pStyle w:val="H2-Heading"/>
      </w:pPr>
      <w:r>
        <w:t>Quick Properties</w:t>
      </w:r>
    </w:p>
    <w:p w14:paraId="453AEAEF" w14:textId="38429B6E" w:rsidR="00C1359E" w:rsidRDefault="00C1359E" w:rsidP="0012046D">
      <w:r>
        <w:t xml:space="preserve">Users always ask me how to improve the availability of </w:t>
      </w:r>
      <w:r w:rsidR="007A7DAC">
        <w:t xml:space="preserve">object </w:t>
      </w:r>
      <w:r>
        <w:t>properties for those objects that need to be edited on a regular basis</w:t>
      </w:r>
      <w:r w:rsidR="005C6718">
        <w:t xml:space="preserve">. </w:t>
      </w:r>
      <w:r w:rsidR="006A6EF9">
        <w:t>When</w:t>
      </w:r>
      <w:r w:rsidR="007A7DAC">
        <w:t xml:space="preserve"> I</w:t>
      </w:r>
      <w:r>
        <w:t xml:space="preserve"> ask if they are using </w:t>
      </w:r>
      <w:r w:rsidR="00FB026A" w:rsidRPr="00FB026A">
        <w:t>QUICK PROPERTIES</w:t>
      </w:r>
      <w:r>
        <w:t xml:space="preserve">, many </w:t>
      </w:r>
      <w:r w:rsidR="00B66D0E">
        <w:t xml:space="preserve">users do not </w:t>
      </w:r>
      <w:r>
        <w:t>know what I am talking about.</w:t>
      </w:r>
    </w:p>
    <w:p w14:paraId="0053BBA7" w14:textId="4DBA9B2C" w:rsidR="00C1359E" w:rsidRDefault="00C1359E" w:rsidP="0012046D">
      <w:r>
        <w:t xml:space="preserve">Here </w:t>
      </w:r>
      <w:r w:rsidR="009C1C6A">
        <w:t>are</w:t>
      </w:r>
      <w:r>
        <w:t xml:space="preserve"> a couple of quick example</w:t>
      </w:r>
      <w:r w:rsidR="006A6EF9">
        <w:t>s</w:t>
      </w:r>
      <w:r w:rsidR="00C9100A">
        <w:t xml:space="preserve"> </w:t>
      </w:r>
      <w:r w:rsidR="00762F40">
        <w:t xml:space="preserve">that demonstrate </w:t>
      </w:r>
      <w:r>
        <w:t xml:space="preserve">how you can use </w:t>
      </w:r>
      <w:r w:rsidR="00FB026A" w:rsidRPr="00FB026A">
        <w:t>QUICK PROPERTIES</w:t>
      </w:r>
      <w:r w:rsidR="00FB026A">
        <w:t xml:space="preserve"> </w:t>
      </w:r>
      <w:r>
        <w:t xml:space="preserve">to simplify your daily drafting </w:t>
      </w:r>
      <w:r w:rsidR="004C7993">
        <w:t>workflow</w:t>
      </w:r>
      <w:r w:rsidR="00762F40">
        <w:t>:</w:t>
      </w:r>
    </w:p>
    <w:p w14:paraId="3D145F7D" w14:textId="70033325" w:rsidR="00C1359E" w:rsidRPr="00297B0A" w:rsidRDefault="00297B0A" w:rsidP="0012046D">
      <w:pPr>
        <w:pStyle w:val="L-Numbers"/>
        <w:numPr>
          <w:ilvl w:val="0"/>
          <w:numId w:val="42"/>
        </w:numPr>
        <w:rPr>
          <w:rStyle w:val="P-Code"/>
        </w:rPr>
      </w:pPr>
      <w:r>
        <w:t>Continue using</w:t>
      </w:r>
      <w:r w:rsidR="00C1359E">
        <w:t xml:space="preserve"> the </w:t>
      </w:r>
      <w:r w:rsidR="00C1359E" w:rsidRPr="00297B0A">
        <w:rPr>
          <w:rStyle w:val="P-Code"/>
        </w:rPr>
        <w:t>1-16_QUICK PROPERTIES.DWG</w:t>
      </w:r>
      <w:r w:rsidR="00762F40" w:rsidRPr="00762F40">
        <w:t xml:space="preserve"> </w:t>
      </w:r>
      <w:r w:rsidR="00762F40">
        <w:t>file.</w:t>
      </w:r>
    </w:p>
    <w:p w14:paraId="51A00870" w14:textId="186D6A51" w:rsidR="00C1359E" w:rsidRDefault="00C1359E" w:rsidP="0012046D">
      <w:pPr>
        <w:pStyle w:val="L-Numbers"/>
      </w:pPr>
      <w:r>
        <w:t xml:space="preserve">Using the </w:t>
      </w:r>
      <w:r w:rsidR="003952DB">
        <w:t>Status Bar</w:t>
      </w:r>
      <w:r>
        <w:t xml:space="preserve">, </w:t>
      </w:r>
      <w:r w:rsidR="0088385F" w:rsidRPr="0088385F">
        <w:rPr>
          <w:rStyle w:val="P-Italics"/>
        </w:rPr>
        <w:t>left-click</w:t>
      </w:r>
      <w:r>
        <w:t xml:space="preserve"> on the “hamburger” icon </w:t>
      </w:r>
      <w:r w:rsidR="00E66B6E">
        <w:rPr>
          <w:noProof/>
        </w:rPr>
        <w:drawing>
          <wp:inline distT="0" distB="0" distL="0" distR="0" wp14:anchorId="525095EE" wp14:editId="1961E772">
            <wp:extent cx="143583" cy="172300"/>
            <wp:effectExtent l="0" t="0" r="0" b="5715"/>
            <wp:docPr id="825329715" name="Picture 1"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29715" name="Picture 1" descr="A black and white text box&#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flipV="1">
                      <a:off x="0" y="0"/>
                      <a:ext cx="151646" cy="181976"/>
                    </a:xfrm>
                    <a:prstGeom prst="rect">
                      <a:avLst/>
                    </a:prstGeom>
                  </pic:spPr>
                </pic:pic>
              </a:graphicData>
            </a:graphic>
          </wp:inline>
        </w:drawing>
      </w:r>
      <w:r>
        <w:t xml:space="preserve">and select </w:t>
      </w:r>
      <w:r w:rsidR="0088385F" w:rsidRPr="0088385F">
        <w:rPr>
          <w:rStyle w:val="P-Bold"/>
        </w:rPr>
        <w:t>Quick</w:t>
      </w:r>
      <w:r w:rsidR="0088385F">
        <w:t xml:space="preserve"> </w:t>
      </w:r>
      <w:r w:rsidR="0088385F" w:rsidRPr="0088385F">
        <w:rPr>
          <w:rStyle w:val="P-Bold"/>
        </w:rPr>
        <w:t>Properties</w:t>
      </w:r>
      <w:r>
        <w:t>.</w:t>
      </w:r>
    </w:p>
    <w:p w14:paraId="03709C37" w14:textId="16BF08EB" w:rsidR="00C1359E" w:rsidRDefault="00C1359E" w:rsidP="0012046D">
      <w:pPr>
        <w:pStyle w:val="L-Numbers"/>
      </w:pPr>
      <w:r>
        <w:t xml:space="preserve">This will turn ON the </w:t>
      </w:r>
      <w:r w:rsidR="0088385F" w:rsidRPr="008A4040">
        <w:rPr>
          <w:rStyle w:val="P-Bold"/>
        </w:rPr>
        <w:t>Quick Properties</w:t>
      </w:r>
      <w:r w:rsidR="0088385F">
        <w:t xml:space="preserve"> </w:t>
      </w:r>
      <w:r>
        <w:t>icon</w:t>
      </w:r>
      <w:r w:rsidR="0088385F">
        <w:t xml:space="preserve"> </w:t>
      </w:r>
      <w:r w:rsidR="00E66B6E">
        <w:rPr>
          <w:noProof/>
        </w:rPr>
        <w:drawing>
          <wp:inline distT="0" distB="0" distL="0" distR="0" wp14:anchorId="0C876FD6" wp14:editId="7CA32225">
            <wp:extent cx="256540" cy="241882"/>
            <wp:effectExtent l="0" t="0" r="0" b="0"/>
            <wp:docPr id="513014263" name="Picture 2" descr="A blue square with a black and grey square with a black line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14263" name="Picture 2" descr="A blue square with a black and grey square with a black line on it&#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7218" cy="261379"/>
                    </a:xfrm>
                    <a:prstGeom prst="rect">
                      <a:avLst/>
                    </a:prstGeom>
                  </pic:spPr>
                </pic:pic>
              </a:graphicData>
            </a:graphic>
          </wp:inline>
        </w:drawing>
      </w:r>
      <w:r w:rsidR="0088385F">
        <w:t xml:space="preserve">in the </w:t>
      </w:r>
      <w:r w:rsidR="003952DB">
        <w:t>Status Bar</w:t>
      </w:r>
      <w:r w:rsidR="0088385F">
        <w:t>.</w:t>
      </w:r>
      <w:r>
        <w:t xml:space="preserve"> </w:t>
      </w:r>
    </w:p>
    <w:p w14:paraId="5E9E374A" w14:textId="0EF4A18F" w:rsidR="004D48D7" w:rsidRDefault="00DE6E10" w:rsidP="0012046D">
      <w:pPr>
        <w:pStyle w:val="L-Numbers"/>
      </w:pPr>
      <w:r>
        <w:t xml:space="preserve">With </w:t>
      </w:r>
      <w:r w:rsidR="00CC0C62">
        <w:t xml:space="preserve">Quick Properties </w:t>
      </w:r>
      <w:r>
        <w:t xml:space="preserve">enabled, </w:t>
      </w:r>
      <w:r w:rsidR="008121FB" w:rsidRPr="008121FB">
        <w:rPr>
          <w:rStyle w:val="P-Italics"/>
        </w:rPr>
        <w:t>“hover”</w:t>
      </w:r>
      <w:r>
        <w:t xml:space="preserve"> on the new icon and </w:t>
      </w:r>
      <w:r w:rsidR="00CC0C62" w:rsidRPr="00CC0C62">
        <w:rPr>
          <w:rStyle w:val="P-Italics"/>
        </w:rPr>
        <w:t>right-click</w:t>
      </w:r>
      <w:r>
        <w:t xml:space="preserve"> to access the </w:t>
      </w:r>
      <w:r w:rsidR="008A4040" w:rsidRPr="008A4040">
        <w:rPr>
          <w:rStyle w:val="P-Bold"/>
        </w:rPr>
        <w:t>Quick Properties Settings</w:t>
      </w:r>
      <w:r>
        <w:t>.</w:t>
      </w:r>
    </w:p>
    <w:p w14:paraId="0B1E1467" w14:textId="19F40044" w:rsidR="00DE6E10" w:rsidRDefault="00DE6E10" w:rsidP="0012046D">
      <w:pPr>
        <w:pStyle w:val="L-Numbers"/>
      </w:pPr>
      <w:r>
        <w:t xml:space="preserve">Using </w:t>
      </w:r>
      <w:r w:rsidRPr="009C79E9">
        <w:t>the Drafting Settings</w:t>
      </w:r>
      <w:r>
        <w:t xml:space="preserve"> dialog, review the settings to control what </w:t>
      </w:r>
      <w:r w:rsidR="00513538">
        <w:t xml:space="preserve">properties </w:t>
      </w:r>
      <w:r w:rsidR="00762F40">
        <w:t xml:space="preserve">are </w:t>
      </w:r>
      <w:r w:rsidR="00513538">
        <w:t>display</w:t>
      </w:r>
      <w:r w:rsidR="00762F40">
        <w:t>ed and where</w:t>
      </w:r>
      <w:r w:rsidR="00513538">
        <w:t xml:space="preserve"> in the </w:t>
      </w:r>
      <w:r w:rsidR="00513538" w:rsidRPr="007E6D65">
        <w:rPr>
          <w:rStyle w:val="P-Bold"/>
        </w:rPr>
        <w:t>Quick Properties</w:t>
      </w:r>
      <w:r w:rsidR="00513538">
        <w:t xml:space="preserve"> dialog. </w:t>
      </w:r>
    </w:p>
    <w:p w14:paraId="44821F6E" w14:textId="4EC7498D" w:rsidR="00DE6E10" w:rsidRDefault="00FA7CBD" w:rsidP="0012046D">
      <w:pPr>
        <w:pStyle w:val="L-Numbers"/>
      </w:pPr>
      <w:r>
        <w:t>Click</w:t>
      </w:r>
      <w:r w:rsidR="00DE6E10">
        <w:t xml:space="preserve"> </w:t>
      </w:r>
      <w:r w:rsidR="00DE6E10" w:rsidRPr="005802A5">
        <w:rPr>
          <w:rStyle w:val="P-Bold"/>
        </w:rPr>
        <w:t>CANCEL</w:t>
      </w:r>
      <w:r w:rsidR="00DE6E10">
        <w:t xml:space="preserve"> to retain the default settings.</w:t>
      </w:r>
    </w:p>
    <w:p w14:paraId="5FB958D8" w14:textId="40BAEF1E" w:rsidR="00DE6E10" w:rsidRDefault="00DE6E10" w:rsidP="0012046D">
      <w:pPr>
        <w:pStyle w:val="L-Numbers"/>
      </w:pPr>
      <w:r>
        <w:t xml:space="preserve">Select the DIMENSION </w:t>
      </w:r>
      <w:r w:rsidR="00A1555D">
        <w:t>object and</w:t>
      </w:r>
      <w:r>
        <w:t xml:space="preserve"> notice the new </w:t>
      </w:r>
      <w:r w:rsidR="00017086" w:rsidRPr="00017086">
        <w:rPr>
          <w:rStyle w:val="P-Bold"/>
        </w:rPr>
        <w:t>Properties</w:t>
      </w:r>
      <w:r w:rsidR="00017086">
        <w:t xml:space="preserve"> </w:t>
      </w:r>
      <w:r>
        <w:t xml:space="preserve">dialog that displays to the </w:t>
      </w:r>
      <w:r w:rsidR="00762F40">
        <w:t xml:space="preserve">top-right </w:t>
      </w:r>
      <w:r>
        <w:t>of the cursor.</w:t>
      </w:r>
    </w:p>
    <w:p w14:paraId="551AE581" w14:textId="165E073F" w:rsidR="00586FA6" w:rsidRDefault="00E264B5" w:rsidP="0012046D">
      <w:pPr>
        <w:pStyle w:val="L-Numbers"/>
      </w:pPr>
      <w:r>
        <w:lastRenderedPageBreak/>
        <w:t xml:space="preserve">This dialog </w:t>
      </w:r>
      <w:r w:rsidR="00017086">
        <w:t xml:space="preserve">may </w:t>
      </w:r>
      <w:r>
        <w:t>not display all the commonly used properties you need to review and modify, so let’s change it to</w:t>
      </w:r>
      <w:r w:rsidR="00017086">
        <w:t xml:space="preserve"> provide the properties we need for a TOLERANCE DIMENSION object</w:t>
      </w:r>
      <w:r>
        <w:t>.</w:t>
      </w:r>
    </w:p>
    <w:p w14:paraId="0581296B" w14:textId="458C9451" w:rsidR="00586FA6" w:rsidRDefault="004E15B2" w:rsidP="0018633A">
      <w:pPr>
        <w:pStyle w:val="IMG-Caption"/>
        <w:rPr>
          <w:noProof/>
        </w:rPr>
      </w:pPr>
      <w:r>
        <w:rPr>
          <w:noProof/>
        </w:rPr>
        <w:drawing>
          <wp:inline distT="0" distB="0" distL="0" distR="0" wp14:anchorId="1BE244A6" wp14:editId="27E89E27">
            <wp:extent cx="2385853" cy="987412"/>
            <wp:effectExtent l="0" t="0" r="1905" b="3810"/>
            <wp:docPr id="166474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42973" name="Picture 1"/>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85853" cy="987412"/>
                    </a:xfrm>
                    <a:prstGeom prst="rect">
                      <a:avLst/>
                    </a:prstGeom>
                  </pic:spPr>
                </pic:pic>
              </a:graphicData>
            </a:graphic>
          </wp:inline>
        </w:drawing>
      </w:r>
    </w:p>
    <w:p w14:paraId="0842C347" w14:textId="64A4D098" w:rsidR="004B4CC2" w:rsidRPr="00591467" w:rsidRDefault="004B4CC2" w:rsidP="004B4CC2">
      <w:pPr>
        <w:pStyle w:val="IMG-Caption"/>
        <w:rPr>
          <w:noProof/>
        </w:rPr>
      </w:pPr>
      <w:r>
        <w:t>Figure 1.</w:t>
      </w:r>
      <w:r>
        <w:fldChar w:fldCharType="begin"/>
      </w:r>
      <w:r>
        <w:instrText xml:space="preserve"> SEQ Figure \* ARABIC </w:instrText>
      </w:r>
      <w:r>
        <w:fldChar w:fldCharType="separate"/>
      </w:r>
      <w:ins w:id="117" w:author="jeanne aarhus" w:date="2024-05-16T20:55:00Z" w16du:dateUtc="2024-05-17T01:55:00Z">
        <w:r w:rsidR="00A63E4E">
          <w:rPr>
            <w:noProof/>
          </w:rPr>
          <w:t>26</w:t>
        </w:r>
      </w:ins>
      <w:r>
        <w:fldChar w:fldCharType="end"/>
      </w:r>
      <w:r>
        <w:t xml:space="preserve">: </w:t>
      </w:r>
      <w:r w:rsidR="00AA6512">
        <w:t>Default</w:t>
      </w:r>
      <w:r>
        <w:t xml:space="preserve"> Quick Properties dialog</w:t>
      </w:r>
    </w:p>
    <w:p w14:paraId="018D878D" w14:textId="47BB57AB" w:rsidR="00111FB6" w:rsidRDefault="00111FB6" w:rsidP="0012046D">
      <w:pPr>
        <w:pStyle w:val="H3-Subheading"/>
      </w:pPr>
      <w:r>
        <w:t>Tolerance Dimensions</w:t>
      </w:r>
    </w:p>
    <w:p w14:paraId="729B0169" w14:textId="63C93E32" w:rsidR="00C9100A" w:rsidRDefault="00A1555D" w:rsidP="0012046D">
      <w:r>
        <w:t>So,</w:t>
      </w:r>
      <w:r w:rsidR="00C9100A">
        <w:t xml:space="preserve"> </w:t>
      </w:r>
      <w:r w:rsidR="00693218">
        <w:t xml:space="preserve">let’s </w:t>
      </w:r>
      <w:r w:rsidR="003625C5">
        <w:t>assume</w:t>
      </w:r>
      <w:r w:rsidR="00693218">
        <w:t xml:space="preserve"> </w:t>
      </w:r>
      <w:r w:rsidR="00C9100A">
        <w:t>you need to edit the tolerance value in an existing dimension</w:t>
      </w:r>
      <w:r w:rsidR="005C6718">
        <w:t xml:space="preserve">. </w:t>
      </w:r>
      <w:r w:rsidR="00C9100A">
        <w:t xml:space="preserve">When you </w:t>
      </w:r>
      <w:r w:rsidR="00E94F36">
        <w:rPr>
          <w:rStyle w:val="P-Italics"/>
          <w:lang w:val="en"/>
        </w:rPr>
        <w:t>d</w:t>
      </w:r>
      <w:r w:rsidR="00320F63" w:rsidRPr="00320F63">
        <w:rPr>
          <w:rStyle w:val="P-Italics"/>
          <w:lang w:val="en"/>
        </w:rPr>
        <w:t>ouble</w:t>
      </w:r>
      <w:r w:rsidR="003F6463">
        <w:rPr>
          <w:rStyle w:val="P-Italics"/>
          <w:lang w:val="en"/>
        </w:rPr>
        <w:t xml:space="preserve"> left-</w:t>
      </w:r>
      <w:r w:rsidR="00E94F36">
        <w:rPr>
          <w:rStyle w:val="P-Italics"/>
          <w:lang w:val="en"/>
        </w:rPr>
        <w:t>c</w:t>
      </w:r>
      <w:r w:rsidR="00320F63" w:rsidRPr="00320F63">
        <w:rPr>
          <w:rStyle w:val="P-Italics"/>
          <w:lang w:val="en"/>
        </w:rPr>
        <w:t>lick</w:t>
      </w:r>
      <w:r w:rsidR="00C9100A" w:rsidRPr="00C0545F">
        <w:rPr>
          <w:lang w:val="en"/>
        </w:rPr>
        <w:t xml:space="preserve"> </w:t>
      </w:r>
      <w:r w:rsidR="00C9100A">
        <w:t>on the dimension text</w:t>
      </w:r>
      <w:r w:rsidR="00693218">
        <w:t>,</w:t>
      </w:r>
      <w:r w:rsidR="00C9100A">
        <w:t xml:space="preserve"> the entire text value</w:t>
      </w:r>
      <w:r w:rsidR="00693218">
        <w:t xml:space="preserve"> is</w:t>
      </w:r>
      <w:r w:rsidR="00C9100A">
        <w:t xml:space="preserve"> highlight</w:t>
      </w:r>
      <w:r w:rsidR="00693218">
        <w:t xml:space="preserve">ed, which prevents you from </w:t>
      </w:r>
      <w:r w:rsidR="00C9100A">
        <w:t>just edit</w:t>
      </w:r>
      <w:r w:rsidR="00693218">
        <w:t>ing</w:t>
      </w:r>
      <w:r w:rsidR="00C9100A">
        <w:t xml:space="preserve"> the tolerance value</w:t>
      </w:r>
      <w:r w:rsidR="00C755B6">
        <w:t>s</w:t>
      </w:r>
      <w:r w:rsidR="00C9100A">
        <w:t>.</w:t>
      </w:r>
    </w:p>
    <w:p w14:paraId="5DE6997C" w14:textId="7829EB20" w:rsidR="00C9100A" w:rsidRPr="00C9100A" w:rsidRDefault="00C9100A" w:rsidP="0012046D">
      <w:r>
        <w:t xml:space="preserve">We need to add the </w:t>
      </w:r>
      <w:r w:rsidR="00070A7B" w:rsidRPr="00070A7B">
        <w:t>TOLERANCE LIMITS</w:t>
      </w:r>
      <w:r w:rsidR="00070A7B">
        <w:t xml:space="preserve"> </w:t>
      </w:r>
      <w:r>
        <w:t xml:space="preserve">and </w:t>
      </w:r>
      <w:r w:rsidR="00070A7B" w:rsidRPr="00070A7B">
        <w:t xml:space="preserve">TOLERANCE PRECISION </w:t>
      </w:r>
      <w:r w:rsidR="00693218" w:rsidRPr="00070A7B">
        <w:t>properties</w:t>
      </w:r>
      <w:r w:rsidR="00693218" w:rsidRPr="007E6D65">
        <w:t xml:space="preserve"> </w:t>
      </w:r>
      <w:r w:rsidR="00693218">
        <w:t>t</w:t>
      </w:r>
      <w:r>
        <w:t>o</w:t>
      </w:r>
      <w:r w:rsidR="00474347">
        <w:t xml:space="preserve"> the</w:t>
      </w:r>
      <w:r>
        <w:t xml:space="preserve"> </w:t>
      </w:r>
      <w:r w:rsidR="00474347" w:rsidRPr="00C77C3D">
        <w:t>Quick Properties dialog</w:t>
      </w:r>
      <w:r w:rsidR="00693218">
        <w:t>:</w:t>
      </w:r>
    </w:p>
    <w:p w14:paraId="7C1401FD" w14:textId="168A373C" w:rsidR="00BC67B6" w:rsidRPr="00297B0A" w:rsidRDefault="00BC67B6" w:rsidP="0012046D">
      <w:pPr>
        <w:pStyle w:val="L-Numbers"/>
        <w:numPr>
          <w:ilvl w:val="0"/>
          <w:numId w:val="43"/>
        </w:numPr>
        <w:rPr>
          <w:rStyle w:val="P-Code"/>
        </w:rPr>
      </w:pPr>
      <w:r>
        <w:t xml:space="preserve">Continue using the </w:t>
      </w:r>
      <w:r w:rsidRPr="00297B0A">
        <w:rPr>
          <w:rStyle w:val="P-Code"/>
        </w:rPr>
        <w:t>1-16_QUICK PROPERTIES.DWG</w:t>
      </w:r>
      <w:r w:rsidR="00693218" w:rsidRPr="00693218">
        <w:t xml:space="preserve"> </w:t>
      </w:r>
      <w:r w:rsidR="00693218">
        <w:t>file.</w:t>
      </w:r>
    </w:p>
    <w:p w14:paraId="6B092315" w14:textId="206C8785" w:rsidR="00E264B5" w:rsidRDefault="00E264B5" w:rsidP="00461F26">
      <w:pPr>
        <w:pStyle w:val="L-Numbers"/>
        <w:numPr>
          <w:ilvl w:val="0"/>
          <w:numId w:val="43"/>
        </w:numPr>
      </w:pPr>
      <w:r>
        <w:t xml:space="preserve">Run the </w:t>
      </w:r>
      <w:r w:rsidRPr="00124301">
        <w:rPr>
          <w:rStyle w:val="P-Bold"/>
          <w:rFonts w:asciiTheme="minorHAnsi" w:hAnsiTheme="minorHAnsi"/>
          <w:b w:val="0"/>
          <w:shd w:val="clear" w:color="auto" w:fill="auto"/>
        </w:rPr>
        <w:t>CUI</w:t>
      </w:r>
      <w:r>
        <w:t xml:space="preserve"> command</w:t>
      </w:r>
      <w:r w:rsidR="00124301">
        <w:t xml:space="preserve"> and u</w:t>
      </w:r>
      <w:r>
        <w:t>s</w:t>
      </w:r>
      <w:r w:rsidR="00124301">
        <w:t>e</w:t>
      </w:r>
      <w:r>
        <w:t xml:space="preserve"> the </w:t>
      </w:r>
      <w:r w:rsidRPr="00124301">
        <w:t>Customize User Interface</w:t>
      </w:r>
      <w:r>
        <w:t xml:space="preserve"> dialo</w:t>
      </w:r>
      <w:r w:rsidR="00124301">
        <w:t xml:space="preserve">g to </w:t>
      </w:r>
      <w:r>
        <w:t xml:space="preserve">select the </w:t>
      </w:r>
      <w:r w:rsidR="00165949" w:rsidRPr="00165949">
        <w:rPr>
          <w:rStyle w:val="P-Bold"/>
        </w:rPr>
        <w:t>(current)</w:t>
      </w:r>
      <w:r w:rsidR="00165949">
        <w:t xml:space="preserve"> </w:t>
      </w:r>
      <w:r>
        <w:t xml:space="preserve">workspace from the </w:t>
      </w:r>
      <w:r w:rsidR="00B16E9F">
        <w:t>top-left</w:t>
      </w:r>
      <w:r>
        <w:t xml:space="preserve"> </w:t>
      </w:r>
      <w:r w:rsidR="00831A07" w:rsidRPr="007E6D65">
        <w:rPr>
          <w:rStyle w:val="P-Bold"/>
        </w:rPr>
        <w:t xml:space="preserve">All </w:t>
      </w:r>
      <w:r w:rsidR="00C45439" w:rsidRPr="007E6D65">
        <w:rPr>
          <w:rStyle w:val="P-Bold"/>
        </w:rPr>
        <w:t>Customization</w:t>
      </w:r>
      <w:r w:rsidR="00831A07" w:rsidRPr="007E6D65">
        <w:rPr>
          <w:rStyle w:val="P-Bold"/>
        </w:rPr>
        <w:t xml:space="preserve"> Files</w:t>
      </w:r>
      <w:r w:rsidR="00C45439">
        <w:t xml:space="preserve"> </w:t>
      </w:r>
      <w:r>
        <w:t>panel.</w:t>
      </w:r>
    </w:p>
    <w:p w14:paraId="5893C71A" w14:textId="458B3E01" w:rsidR="00E264B5" w:rsidRDefault="00E264B5" w:rsidP="0012046D">
      <w:pPr>
        <w:pStyle w:val="L-Numbers"/>
      </w:pPr>
      <w:r>
        <w:t xml:space="preserve">Select the </w:t>
      </w:r>
      <w:r w:rsidR="00E90752">
        <w:rPr>
          <w:rStyle w:val="P-Bold"/>
        </w:rPr>
        <w:t>Quick Properties</w:t>
      </w:r>
      <w:r w:rsidR="00E90752">
        <w:t xml:space="preserve"> </w:t>
      </w:r>
      <w:r>
        <w:t>item in the list</w:t>
      </w:r>
      <w:r w:rsidR="005C6718">
        <w:t xml:space="preserve">. </w:t>
      </w:r>
      <w:r w:rsidR="00C84014">
        <w:t>T</w:t>
      </w:r>
      <w:r>
        <w:t xml:space="preserve">his changes the display of the </w:t>
      </w:r>
      <w:r w:rsidR="00895A74">
        <w:t>right panel</w:t>
      </w:r>
      <w:r w:rsidR="00C84014">
        <w:t xml:space="preserve"> </w:t>
      </w:r>
      <w:r>
        <w:t>in the dialog.</w:t>
      </w:r>
    </w:p>
    <w:p w14:paraId="4A455B2A" w14:textId="1D09E8D9" w:rsidR="00E264B5" w:rsidRDefault="00E264B5" w:rsidP="0012046D">
      <w:pPr>
        <w:pStyle w:val="L-Numbers"/>
      </w:pPr>
      <w:r>
        <w:t xml:space="preserve">Using the </w:t>
      </w:r>
      <w:r w:rsidR="00895A74">
        <w:t>right panel</w:t>
      </w:r>
      <w:r>
        <w:t xml:space="preserve">, select the </w:t>
      </w:r>
      <w:r w:rsidR="00E43F16" w:rsidRPr="00E43F16">
        <w:rPr>
          <w:rStyle w:val="P-Bold"/>
        </w:rPr>
        <w:t>Rotated Dimension</w:t>
      </w:r>
      <w:r w:rsidR="00E43F16">
        <w:t xml:space="preserve"> </w:t>
      </w:r>
      <w:r>
        <w:t xml:space="preserve">object type and </w:t>
      </w:r>
      <w:r w:rsidR="00E43F16">
        <w:t>turn</w:t>
      </w:r>
      <w:r w:rsidR="00FC4FDE">
        <w:t xml:space="preserve"> ON the </w:t>
      </w:r>
      <w:r w:rsidR="00044FE0" w:rsidRPr="00044FE0">
        <w:rPr>
          <w:rStyle w:val="P-Bold"/>
        </w:rPr>
        <w:t xml:space="preserve">Tolerance </w:t>
      </w:r>
      <w:r w:rsidR="00B45612">
        <w:rPr>
          <w:rStyle w:val="P-Bold"/>
        </w:rPr>
        <w:t>l</w:t>
      </w:r>
      <w:r w:rsidR="00044FE0" w:rsidRPr="00044FE0">
        <w:rPr>
          <w:rStyle w:val="P-Bold"/>
        </w:rPr>
        <w:t>imits</w:t>
      </w:r>
      <w:r w:rsidR="00044FE0">
        <w:t xml:space="preserve"> </w:t>
      </w:r>
      <w:r>
        <w:t xml:space="preserve">and </w:t>
      </w:r>
      <w:r w:rsidR="00044FE0" w:rsidRPr="00044FE0">
        <w:rPr>
          <w:rStyle w:val="P-Bold"/>
        </w:rPr>
        <w:t xml:space="preserve">Tolerance </w:t>
      </w:r>
      <w:r w:rsidR="00B45612">
        <w:rPr>
          <w:rStyle w:val="P-Bold"/>
        </w:rPr>
        <w:t>p</w:t>
      </w:r>
      <w:r w:rsidR="00044FE0" w:rsidRPr="00044FE0">
        <w:rPr>
          <w:rStyle w:val="P-Bold"/>
        </w:rPr>
        <w:t>recision</w:t>
      </w:r>
      <w:r w:rsidR="00044FE0">
        <w:t xml:space="preserve"> </w:t>
      </w:r>
      <w:r>
        <w:t xml:space="preserve">properties. </w:t>
      </w:r>
    </w:p>
    <w:p w14:paraId="40781C14" w14:textId="20369B49" w:rsidR="00FC4FDE" w:rsidRDefault="00895A74" w:rsidP="0012046D">
      <w:pPr>
        <w:pStyle w:val="L-Numbers"/>
      </w:pPr>
      <w:r>
        <w:t xml:space="preserve">Click </w:t>
      </w:r>
      <w:r w:rsidR="00221342" w:rsidRPr="00CB04CC">
        <w:rPr>
          <w:rStyle w:val="P-Bold"/>
        </w:rPr>
        <w:t>APPLY</w:t>
      </w:r>
      <w:r w:rsidR="00221342">
        <w:t xml:space="preserve"> and </w:t>
      </w:r>
      <w:r w:rsidR="00221342" w:rsidRPr="00CB04CC">
        <w:rPr>
          <w:rStyle w:val="P-Bold"/>
        </w:rPr>
        <w:t>OK</w:t>
      </w:r>
      <w:r w:rsidR="00221342">
        <w:t xml:space="preserve"> to save our changes and </w:t>
      </w:r>
      <w:r w:rsidR="00091795">
        <w:t xml:space="preserve">close </w:t>
      </w:r>
      <w:r w:rsidR="00221342">
        <w:t>the dialog.</w:t>
      </w:r>
    </w:p>
    <w:p w14:paraId="605A02FD" w14:textId="364F868A" w:rsidR="00A26C12" w:rsidRDefault="00221342" w:rsidP="0012046D">
      <w:pPr>
        <w:pStyle w:val="L-Numbers"/>
      </w:pPr>
      <w:r>
        <w:t xml:space="preserve">Select the DIMENSION object, and using the </w:t>
      </w:r>
      <w:r w:rsidR="007C51ED">
        <w:t xml:space="preserve">Quick Properties </w:t>
      </w:r>
      <w:r>
        <w:t xml:space="preserve">dialog, modify the </w:t>
      </w:r>
      <w:r w:rsidR="00A51C9F" w:rsidRPr="00C661DC">
        <w:rPr>
          <w:rStyle w:val="P-Bold"/>
        </w:rPr>
        <w:t xml:space="preserve">Tolerance </w:t>
      </w:r>
      <w:r w:rsidR="00D31F5B" w:rsidRPr="00C661DC">
        <w:rPr>
          <w:rStyle w:val="P-Bold"/>
        </w:rPr>
        <w:t>l</w:t>
      </w:r>
      <w:r w:rsidR="007C51ED" w:rsidRPr="00C661DC">
        <w:rPr>
          <w:rStyle w:val="P-Bold"/>
        </w:rPr>
        <w:t>imit</w:t>
      </w:r>
      <w:r w:rsidR="007C51ED" w:rsidRPr="007C51ED">
        <w:rPr>
          <w:rStyle w:val="P-Bold"/>
        </w:rPr>
        <w:t xml:space="preserve"> </w:t>
      </w:r>
      <w:r w:rsidR="00D31F5B" w:rsidRPr="003D597A">
        <w:t>v</w:t>
      </w:r>
      <w:r w:rsidR="007C51ED" w:rsidRPr="003D597A">
        <w:t>alue</w:t>
      </w:r>
      <w:r w:rsidR="00D31F5B" w:rsidRPr="003D597A">
        <w:t>s</w:t>
      </w:r>
      <w:r>
        <w:t xml:space="preserve"> as needed.</w:t>
      </w:r>
    </w:p>
    <w:p w14:paraId="1B40F7CB" w14:textId="1486DD2B" w:rsidR="00487BCB" w:rsidRDefault="00F744A3" w:rsidP="0018633A">
      <w:pPr>
        <w:pStyle w:val="IMG-Caption"/>
      </w:pPr>
      <w:r>
        <w:rPr>
          <w:noProof/>
        </w:rPr>
        <w:lastRenderedPageBreak/>
        <w:drawing>
          <wp:inline distT="0" distB="0" distL="0" distR="0" wp14:anchorId="77176B07" wp14:editId="74886C6D">
            <wp:extent cx="2386228" cy="1426210"/>
            <wp:effectExtent l="0" t="0" r="1905" b="0"/>
            <wp:docPr id="52394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41932" name="Picture 1"/>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386228" cy="1426210"/>
                    </a:xfrm>
                    <a:prstGeom prst="rect">
                      <a:avLst/>
                    </a:prstGeom>
                  </pic:spPr>
                </pic:pic>
              </a:graphicData>
            </a:graphic>
          </wp:inline>
        </w:drawing>
      </w:r>
    </w:p>
    <w:p w14:paraId="0BCEBD69" w14:textId="0771E4CC" w:rsidR="00F744A3" w:rsidRPr="00591467" w:rsidRDefault="00F744A3" w:rsidP="00F744A3">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ins w:id="118" w:author="jeanne aarhus" w:date="2024-05-16T20:55:00Z" w16du:dateUtc="2024-05-17T01:55:00Z">
        <w:r w:rsidR="00A63E4E">
          <w:rPr>
            <w:noProof/>
          </w:rPr>
          <w:t>27</w:t>
        </w:r>
      </w:ins>
      <w:r w:rsidR="009D5E39">
        <w:fldChar w:fldCharType="end"/>
      </w:r>
      <w:r>
        <w:t>: Modified Quick Properties dialog</w:t>
      </w:r>
    </w:p>
    <w:p w14:paraId="7D3D1F52" w14:textId="5F23062B" w:rsidR="00C1359E" w:rsidRDefault="00A26C12" w:rsidP="0012046D">
      <w:pPr>
        <w:pStyle w:val="P-Regular"/>
      </w:pPr>
      <w:r>
        <w:t xml:space="preserve">In the next exercise, we will learn how to change the display of the default </w:t>
      </w:r>
      <w:r w:rsidR="00784309">
        <w:t>tooltip</w:t>
      </w:r>
      <w:r>
        <w:t>s.</w:t>
      </w:r>
    </w:p>
    <w:p w14:paraId="6CEBD372" w14:textId="4601B508" w:rsidR="00CD0840" w:rsidRDefault="00C667B8" w:rsidP="0012046D">
      <w:pPr>
        <w:pStyle w:val="H2-Heading"/>
      </w:pPr>
      <w:r>
        <w:t xml:space="preserve">Dynamic </w:t>
      </w:r>
      <w:r w:rsidR="006764EA">
        <w:t>t</w:t>
      </w:r>
      <w:r w:rsidR="00784309">
        <w:t>ooltip</w:t>
      </w:r>
      <w:r w:rsidR="00CD0840">
        <w:t>s</w:t>
      </w:r>
    </w:p>
    <w:p w14:paraId="21E360FD" w14:textId="07A66E67" w:rsidR="000B3963" w:rsidRDefault="00CD17B9" w:rsidP="005D6057">
      <w:r>
        <w:t xml:space="preserve">Use the </w:t>
      </w:r>
      <w:r w:rsidRPr="005D6057">
        <w:t>TOOLTIPMERGE</w:t>
      </w:r>
      <w:r w:rsidR="00FF3EE4" w:rsidRPr="00FF3EE4">
        <w:t xml:space="preserve"> </w:t>
      </w:r>
      <w:r w:rsidR="00FF3EE4">
        <w:t>system variable</w:t>
      </w:r>
      <w:r>
        <w:t xml:space="preserve"> to merge the “dynamic” </w:t>
      </w:r>
      <w:r w:rsidR="00784309">
        <w:t>tooltip</w:t>
      </w:r>
      <w:r>
        <w:t xml:space="preserve">s together into a single </w:t>
      </w:r>
      <w:r w:rsidR="00784309">
        <w:t>tooltip</w:t>
      </w:r>
      <w:r w:rsidR="005C6718">
        <w:t xml:space="preserve">. </w:t>
      </w:r>
      <w:r>
        <w:t xml:space="preserve">They are smaller and easier to read, and you won’t see all those </w:t>
      </w:r>
      <w:r w:rsidR="00784309">
        <w:t>tooltip</w:t>
      </w:r>
      <w:r>
        <w:t>s flying around your cursor!</w:t>
      </w:r>
    </w:p>
    <w:tbl>
      <w:tblPr>
        <w:tblStyle w:val="MediumList2-Accent1"/>
        <w:tblW w:w="9558" w:type="dxa"/>
        <w:tblBorders>
          <w:top w:val="none" w:sz="0" w:space="0" w:color="auto"/>
          <w:left w:val="none" w:sz="0" w:space="0" w:color="auto"/>
          <w:bottom w:val="none" w:sz="0" w:space="0" w:color="auto"/>
          <w:right w:val="none" w:sz="0" w:space="0" w:color="auto"/>
        </w:tblBorders>
        <w:tblLayout w:type="fixed"/>
        <w:tblLook w:val="0420" w:firstRow="1" w:lastRow="0" w:firstColumn="0" w:lastColumn="0" w:noHBand="0" w:noVBand="1"/>
      </w:tblPr>
      <w:tblGrid>
        <w:gridCol w:w="1728"/>
        <w:gridCol w:w="7830"/>
      </w:tblGrid>
      <w:tr w:rsidR="00303CF4" w:rsidRPr="00AB52E0" w14:paraId="2001F9FE" w14:textId="77777777" w:rsidTr="00411106">
        <w:trPr>
          <w:cnfStyle w:val="100000000000" w:firstRow="1" w:lastRow="0" w:firstColumn="0" w:lastColumn="0" w:oddVBand="0" w:evenVBand="0" w:oddHBand="0" w:evenHBand="0" w:firstRowFirstColumn="0" w:firstRowLastColumn="0" w:lastRowFirstColumn="0" w:lastRowLastColumn="0"/>
        </w:trPr>
        <w:tc>
          <w:tcPr>
            <w:tcW w:w="9558" w:type="dxa"/>
            <w:gridSpan w:val="2"/>
            <w:tcBorders>
              <w:top w:val="none" w:sz="0" w:space="0" w:color="auto"/>
              <w:left w:val="none" w:sz="0" w:space="0" w:color="auto"/>
              <w:bottom w:val="none" w:sz="0" w:space="0" w:color="auto"/>
              <w:right w:val="none" w:sz="0" w:space="0" w:color="auto"/>
            </w:tcBorders>
            <w:shd w:val="clear" w:color="auto" w:fill="auto"/>
            <w:noWrap/>
          </w:tcPr>
          <w:p w14:paraId="3C082862" w14:textId="7C9B1EFA" w:rsidR="00303CF4" w:rsidRPr="00997101" w:rsidRDefault="00303CF4" w:rsidP="00997101">
            <w:pPr>
              <w:tabs>
                <w:tab w:val="left" w:pos="3909"/>
              </w:tabs>
              <w:rPr>
                <w:rStyle w:val="P-Keyword"/>
                <w:sz w:val="24"/>
              </w:rPr>
            </w:pPr>
            <w:r w:rsidRPr="00997101">
              <w:rPr>
                <w:b/>
              </w:rPr>
              <w:t>TOOLTIPMERGE</w:t>
            </w:r>
          </w:p>
        </w:tc>
      </w:tr>
      <w:tr w:rsidR="00303CF4" w:rsidRPr="00AB52E0" w14:paraId="0ADB48E8" w14:textId="77777777" w:rsidTr="00411106">
        <w:trPr>
          <w:cnfStyle w:val="000000100000" w:firstRow="0" w:lastRow="0" w:firstColumn="0" w:lastColumn="0" w:oddVBand="0" w:evenVBand="0" w:oddHBand="1" w:evenHBand="0" w:firstRowFirstColumn="0" w:firstRowLastColumn="0" w:lastRowFirstColumn="0" w:lastRowLastColumn="0"/>
        </w:trPr>
        <w:tc>
          <w:tcPr>
            <w:tcW w:w="9558" w:type="dxa"/>
            <w:gridSpan w:val="2"/>
            <w:tcBorders>
              <w:top w:val="none" w:sz="0" w:space="0" w:color="auto"/>
              <w:bottom w:val="none" w:sz="0" w:space="0" w:color="auto"/>
            </w:tcBorders>
            <w:shd w:val="clear" w:color="auto" w:fill="C5E0B3" w:themeFill="accent6" w:themeFillTint="66"/>
            <w:noWrap/>
          </w:tcPr>
          <w:p w14:paraId="486FD906" w14:textId="77777777" w:rsidR="00303CF4" w:rsidRDefault="00303CF4" w:rsidP="00997101">
            <w:pPr>
              <w:pStyle w:val="P-Regular"/>
              <w:spacing w:before="0" w:after="0" w:line="257" w:lineRule="auto"/>
            </w:pPr>
            <w:r w:rsidRPr="00303CF4">
              <w:t>Combines drafting tooltips into a single tooltip.</w:t>
            </w:r>
          </w:p>
          <w:p w14:paraId="628C33D1" w14:textId="3FC8D013" w:rsidR="00303CF4" w:rsidRDefault="00303CF4" w:rsidP="00997101">
            <w:pPr>
              <w:pStyle w:val="P-Regular"/>
              <w:spacing w:before="0" w:after="0" w:line="257" w:lineRule="auto"/>
            </w:pPr>
            <w:r>
              <w:t>Type:</w:t>
            </w:r>
            <w:r>
              <w:tab/>
            </w:r>
            <w:r w:rsidR="00997101">
              <w:tab/>
            </w:r>
            <w:r>
              <w:t>Integer</w:t>
            </w:r>
          </w:p>
          <w:p w14:paraId="7B01B074" w14:textId="3AC427FC" w:rsidR="00303CF4" w:rsidRPr="00AB52E0" w:rsidRDefault="00303CF4" w:rsidP="00997101">
            <w:pPr>
              <w:pStyle w:val="P-Regular"/>
              <w:spacing w:before="0" w:after="0" w:line="257" w:lineRule="auto"/>
            </w:pPr>
            <w:r>
              <w:t xml:space="preserve">Saved In: </w:t>
            </w:r>
            <w:r>
              <w:tab/>
              <w:t>Registry</w:t>
            </w:r>
          </w:p>
        </w:tc>
      </w:tr>
      <w:tr w:rsidR="00303CF4" w:rsidRPr="00AB52E0" w14:paraId="320987AA" w14:textId="77777777" w:rsidTr="00411106">
        <w:tblPrEx>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Ex>
        <w:tc>
          <w:tcPr>
            <w:tcW w:w="1728" w:type="dxa"/>
            <w:tcBorders>
              <w:top w:val="nil"/>
              <w:left w:val="nil"/>
              <w:bottom w:val="single" w:sz="4" w:space="0" w:color="000000" w:themeColor="text1"/>
              <w:right w:val="nil"/>
            </w:tcBorders>
            <w:shd w:val="clear" w:color="auto" w:fill="E2EFD9" w:themeFill="accent6" w:themeFillTint="33"/>
            <w:noWrap/>
          </w:tcPr>
          <w:p w14:paraId="19889C03" w14:textId="66E4B626" w:rsidR="00303CF4" w:rsidRPr="00AB52E0" w:rsidRDefault="00303CF4" w:rsidP="0012046D">
            <w:r>
              <w:t>0</w:t>
            </w:r>
            <w:r w:rsidR="008F6509">
              <w:t xml:space="preserve"> (default)</w:t>
            </w:r>
            <w:r>
              <w:tab/>
            </w:r>
            <w:r w:rsidR="008F6509">
              <w:t xml:space="preserve"> </w:t>
            </w:r>
          </w:p>
        </w:tc>
        <w:tc>
          <w:tcPr>
            <w:tcW w:w="7830" w:type="dxa"/>
            <w:tcBorders>
              <w:top w:val="nil"/>
              <w:left w:val="nil"/>
              <w:bottom w:val="single" w:sz="4" w:space="0" w:color="000000" w:themeColor="text1"/>
              <w:right w:val="nil"/>
            </w:tcBorders>
            <w:shd w:val="clear" w:color="auto" w:fill="E2EFD9" w:themeFill="accent6" w:themeFillTint="33"/>
            <w:noWrap/>
          </w:tcPr>
          <w:p w14:paraId="28D5ED9E" w14:textId="14D4D38F" w:rsidR="00303CF4" w:rsidRPr="00AB52E0" w:rsidRDefault="00303CF4" w:rsidP="0012046D">
            <w:r w:rsidRPr="00303CF4">
              <w:t>Drafting tooltips are separate</w:t>
            </w:r>
          </w:p>
        </w:tc>
      </w:tr>
      <w:tr w:rsidR="00303CF4" w:rsidRPr="00AB52E0" w14:paraId="0A0D424A" w14:textId="77777777" w:rsidTr="00411106">
        <w:tblPrEx>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Ex>
        <w:trPr>
          <w:cnfStyle w:val="000000100000" w:firstRow="0" w:lastRow="0" w:firstColumn="0" w:lastColumn="0" w:oddVBand="0" w:evenVBand="0" w:oddHBand="1" w:evenHBand="0" w:firstRowFirstColumn="0" w:firstRowLastColumn="0" w:lastRowFirstColumn="0" w:lastRowLastColumn="0"/>
        </w:trPr>
        <w:tc>
          <w:tcPr>
            <w:tcW w:w="1728" w:type="dxa"/>
            <w:tcBorders>
              <w:top w:val="single" w:sz="4" w:space="0" w:color="000000" w:themeColor="text1"/>
              <w:left w:val="nil"/>
              <w:bottom w:val="single" w:sz="4" w:space="0" w:color="000000" w:themeColor="text1"/>
            </w:tcBorders>
            <w:shd w:val="clear" w:color="auto" w:fill="E2EFD9" w:themeFill="accent6" w:themeFillTint="33"/>
            <w:noWrap/>
          </w:tcPr>
          <w:p w14:paraId="32A64041" w14:textId="77777777" w:rsidR="00303CF4" w:rsidRPr="00AB52E0" w:rsidRDefault="00303CF4" w:rsidP="0012046D">
            <w:r>
              <w:t>1</w:t>
            </w:r>
          </w:p>
        </w:tc>
        <w:tc>
          <w:tcPr>
            <w:tcW w:w="7830" w:type="dxa"/>
            <w:tcBorders>
              <w:top w:val="single" w:sz="4" w:space="0" w:color="000000" w:themeColor="text1"/>
              <w:bottom w:val="single" w:sz="4" w:space="0" w:color="000000" w:themeColor="text1"/>
              <w:right w:val="nil"/>
            </w:tcBorders>
            <w:shd w:val="clear" w:color="auto" w:fill="E2EFD9" w:themeFill="accent6" w:themeFillTint="33"/>
            <w:noWrap/>
          </w:tcPr>
          <w:p w14:paraId="2EFBB9A2" w14:textId="4E32E43A" w:rsidR="00303CF4" w:rsidRPr="00AB52E0" w:rsidRDefault="00303CF4" w:rsidP="0012046D">
            <w:r w:rsidRPr="00303CF4">
              <w:t>Drafting tooltips are merged</w:t>
            </w:r>
          </w:p>
        </w:tc>
      </w:tr>
    </w:tbl>
    <w:p w14:paraId="46A92605" w14:textId="77777777" w:rsidR="00B21B81" w:rsidRDefault="00B21B81" w:rsidP="00B21B81">
      <w:pPr>
        <w:pStyle w:val="SP-Editorial"/>
        <w:rPr>
          <w:rStyle w:val="P-URL"/>
        </w:rPr>
      </w:pPr>
      <w:r>
        <w:t>To the PD: Please convert this table into an image.</w:t>
      </w:r>
    </w:p>
    <w:p w14:paraId="42E38919" w14:textId="48F4B30E" w:rsidR="00CD17B9" w:rsidRDefault="00CD17B9" w:rsidP="0012046D">
      <w:pPr>
        <w:pStyle w:val="L-Numbers"/>
        <w:numPr>
          <w:ilvl w:val="0"/>
          <w:numId w:val="26"/>
        </w:numPr>
      </w:pPr>
      <w:r>
        <w:t xml:space="preserve">Open the </w:t>
      </w:r>
      <w:r w:rsidRPr="000B09FB">
        <w:rPr>
          <w:rStyle w:val="P-Code"/>
        </w:rPr>
        <w:t>1-1</w:t>
      </w:r>
      <w:r w:rsidR="000B09FB">
        <w:rPr>
          <w:rStyle w:val="P-Code"/>
        </w:rPr>
        <w:t xml:space="preserve"> </w:t>
      </w:r>
      <w:r w:rsidR="00784309">
        <w:rPr>
          <w:rStyle w:val="P-Code"/>
        </w:rPr>
        <w:t>TOOLTIP</w:t>
      </w:r>
      <w:r w:rsidR="001D1C33" w:rsidRPr="000B09FB">
        <w:rPr>
          <w:rStyle w:val="P-Code"/>
        </w:rPr>
        <w:t>S</w:t>
      </w:r>
      <w:r w:rsidRPr="000B09FB">
        <w:rPr>
          <w:rStyle w:val="P-Code"/>
        </w:rPr>
        <w:t>.DWG</w:t>
      </w:r>
      <w:r w:rsidR="00D3244B" w:rsidRPr="00D3244B">
        <w:t xml:space="preserve"> </w:t>
      </w:r>
      <w:r w:rsidR="00D3244B">
        <w:t>file.</w:t>
      </w:r>
    </w:p>
    <w:p w14:paraId="6733387E" w14:textId="218974A5" w:rsidR="00BC65DF" w:rsidRDefault="00303CF4" w:rsidP="00731675">
      <w:pPr>
        <w:pStyle w:val="L-Numbers"/>
        <w:numPr>
          <w:ilvl w:val="0"/>
          <w:numId w:val="26"/>
        </w:numPr>
        <w:rPr>
          <w:noProof/>
        </w:rPr>
      </w:pPr>
      <w:r>
        <w:t xml:space="preserve">Run the </w:t>
      </w:r>
      <w:r w:rsidR="00731675" w:rsidRPr="00731675">
        <w:rPr>
          <w:rStyle w:val="P-Bold"/>
          <w:rFonts w:asciiTheme="minorHAnsi" w:hAnsiTheme="minorHAnsi"/>
          <w:b w:val="0"/>
          <w:shd w:val="clear" w:color="auto" w:fill="auto"/>
        </w:rPr>
        <w:t>LINE</w:t>
      </w:r>
      <w:r w:rsidR="00731675">
        <w:t xml:space="preserve"> </w:t>
      </w:r>
      <w:r>
        <w:t xml:space="preserve">command and </w:t>
      </w:r>
      <w:r w:rsidR="005A2E49" w:rsidRPr="005A2E49">
        <w:rPr>
          <w:rStyle w:val="P-Italics"/>
        </w:rPr>
        <w:t>left-click</w:t>
      </w:r>
      <w:r>
        <w:t xml:space="preserve"> in the view window to start the LINE object.</w:t>
      </w:r>
      <w:r w:rsidR="00B028B3" w:rsidRPr="00B028B3">
        <w:rPr>
          <w:noProof/>
        </w:rPr>
        <w:t xml:space="preserve"> </w:t>
      </w:r>
    </w:p>
    <w:p w14:paraId="2C7D8DC9" w14:textId="1C18D9A7" w:rsidR="00303CF4" w:rsidRDefault="00FC76C4" w:rsidP="0012046D">
      <w:pPr>
        <w:pStyle w:val="L-Numbers"/>
        <w:numPr>
          <w:ilvl w:val="0"/>
          <w:numId w:val="26"/>
        </w:numPr>
      </w:pPr>
      <w:r>
        <w:t xml:space="preserve">By default, the </w:t>
      </w:r>
      <w:r w:rsidR="00784309">
        <w:t>tooltip</w:t>
      </w:r>
      <w:r>
        <w:t>s are all separated</w:t>
      </w:r>
      <w:r w:rsidR="00536E56">
        <w:t>,</w:t>
      </w:r>
      <w:r>
        <w:t xml:space="preserve"> as shown below.</w:t>
      </w:r>
    </w:p>
    <w:p w14:paraId="450E2D1E" w14:textId="247229E2" w:rsidR="007A67F9" w:rsidRDefault="007A67F9" w:rsidP="0012046D">
      <w:pPr>
        <w:pStyle w:val="L-Numbers"/>
        <w:numPr>
          <w:ilvl w:val="0"/>
          <w:numId w:val="26"/>
        </w:numPr>
        <w:rPr>
          <w:ins w:id="119" w:author="jeanne aarhus" w:date="2024-07-10T11:27:00Z" w16du:dateUtc="2024-07-10T16:27:00Z"/>
        </w:rPr>
      </w:pPr>
      <w:r>
        <w:t xml:space="preserve">Using the </w:t>
      </w:r>
      <w:r w:rsidR="00D87D43">
        <w:t>Command Line</w:t>
      </w:r>
      <w:r>
        <w:t xml:space="preserve">, key in </w:t>
      </w:r>
      <w:r w:rsidRPr="00FB319E">
        <w:rPr>
          <w:rStyle w:val="P-Bold"/>
        </w:rPr>
        <w:t>T</w:t>
      </w:r>
      <w:r w:rsidRPr="007E6D65">
        <w:rPr>
          <w:rStyle w:val="P-Bold"/>
        </w:rPr>
        <w:t>OOLTIPMERGE</w:t>
      </w:r>
      <w:r w:rsidRPr="00487BCB">
        <w:t xml:space="preserve"> </w:t>
      </w:r>
      <w:r>
        <w:t xml:space="preserve">and </w:t>
      </w:r>
      <w:r w:rsidRPr="007A67F9">
        <w:rPr>
          <w:rStyle w:val="P-Italics"/>
        </w:rPr>
        <w:t>Enter</w:t>
      </w:r>
      <w:r w:rsidR="004A7C2C">
        <w:t>. Key</w:t>
      </w:r>
      <w:r w:rsidR="00B4032F">
        <w:t xml:space="preserve"> in the value of </w:t>
      </w:r>
      <w:r w:rsidR="00B4032F" w:rsidRPr="002C0836">
        <w:rPr>
          <w:rStyle w:val="P-Code"/>
          <w:b/>
          <w:bCs/>
        </w:rPr>
        <w:t xml:space="preserve">1 </w:t>
      </w:r>
      <w:r w:rsidR="00B4032F">
        <w:t xml:space="preserve">to turn </w:t>
      </w:r>
      <w:r w:rsidR="004A7C2C">
        <w:t xml:space="preserve">ON </w:t>
      </w:r>
      <w:r w:rsidR="00B4032F">
        <w:t>the merge effect.</w:t>
      </w:r>
    </w:p>
    <w:p w14:paraId="203552E0" w14:textId="4BF87A88" w:rsidR="00B028B3" w:rsidRDefault="00B4032F" w:rsidP="0012046D">
      <w:pPr>
        <w:pStyle w:val="L-Numbers"/>
      </w:pPr>
      <w:r>
        <w:lastRenderedPageBreak/>
        <w:t xml:space="preserve">Run the LINE command </w:t>
      </w:r>
      <w:r w:rsidR="005D04C4">
        <w:t xml:space="preserve">again </w:t>
      </w:r>
      <w:r>
        <w:t xml:space="preserve">and </w:t>
      </w:r>
      <w:r w:rsidRPr="005A2E49">
        <w:rPr>
          <w:rStyle w:val="P-Italics"/>
        </w:rPr>
        <w:t>left-click</w:t>
      </w:r>
      <w:r>
        <w:t xml:space="preserve"> in the view window to start the LINE object.</w:t>
      </w:r>
      <w:r w:rsidRPr="00B028B3">
        <w:rPr>
          <w:noProof/>
        </w:rPr>
        <w:t xml:space="preserve"> </w:t>
      </w:r>
    </w:p>
    <w:p w14:paraId="1860C48C" w14:textId="67AAA01F" w:rsidR="00313793" w:rsidRDefault="00427B0B" w:rsidP="00DD4678">
      <w:pPr>
        <w:jc w:val="center"/>
      </w:pPr>
      <w:r w:rsidRPr="00427B0B">
        <w:rPr>
          <w:noProof/>
        </w:rPr>
        <w:drawing>
          <wp:inline distT="0" distB="0" distL="0" distR="0" wp14:anchorId="17CDC338" wp14:editId="135DA941">
            <wp:extent cx="2560320" cy="2468880"/>
            <wp:effectExtent l="0" t="0" r="0" b="7620"/>
            <wp:docPr id="121935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5936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60320" cy="2468880"/>
                    </a:xfrm>
                    <a:prstGeom prst="rect">
                      <a:avLst/>
                    </a:prstGeom>
                  </pic:spPr>
                </pic:pic>
              </a:graphicData>
            </a:graphic>
          </wp:inline>
        </w:drawing>
      </w:r>
    </w:p>
    <w:p w14:paraId="2D2DA490" w14:textId="77EDADD5" w:rsidR="00076E04" w:rsidRDefault="00076E04" w:rsidP="00076E04">
      <w:pPr>
        <w:pStyle w:val="IMG-Caption"/>
      </w:pPr>
      <w:commentRangeStart w:id="120"/>
      <w:r>
        <w:t xml:space="preserve">Figure </w:t>
      </w:r>
      <w:r w:rsidR="009D5E39">
        <w:t>1.</w:t>
      </w:r>
      <w:r w:rsidR="009D5E39">
        <w:fldChar w:fldCharType="begin"/>
      </w:r>
      <w:r w:rsidR="009D5E39">
        <w:instrText xml:space="preserve"> SEQ Figure \* ARABIC </w:instrText>
      </w:r>
      <w:r w:rsidR="009D5E39">
        <w:fldChar w:fldCharType="separate"/>
      </w:r>
      <w:ins w:id="121" w:author="jeanne aarhus" w:date="2024-05-16T20:55:00Z" w16du:dateUtc="2024-05-17T01:55:00Z">
        <w:r w:rsidR="00A63E4E">
          <w:rPr>
            <w:noProof/>
          </w:rPr>
          <w:t>28</w:t>
        </w:r>
      </w:ins>
      <w:r w:rsidR="009D5E39">
        <w:fldChar w:fldCharType="end"/>
      </w:r>
      <w:r>
        <w:t>: Default tooltip merge</w:t>
      </w:r>
      <w:commentRangeEnd w:id="120"/>
      <w:r w:rsidR="004A1FAD">
        <w:rPr>
          <w:rStyle w:val="CommentReference"/>
          <w:rFonts w:eastAsia="Times New Roman" w:cs="Times New Roman"/>
          <w:b w:val="0"/>
          <w:color w:val="auto"/>
          <w:lang w:val="en-US"/>
        </w:rPr>
        <w:commentReference w:id="120"/>
      </w:r>
    </w:p>
    <w:p w14:paraId="12C1DDAB" w14:textId="77777777" w:rsidR="00FA38F7" w:rsidRDefault="00FA38F7" w:rsidP="0012046D">
      <w:pPr>
        <w:rPr>
          <w:lang w:val="en"/>
        </w:rPr>
      </w:pPr>
    </w:p>
    <w:p w14:paraId="68900AEC" w14:textId="41B20FF8" w:rsidR="00FA38F7" w:rsidRPr="004B4CC2" w:rsidRDefault="00FA38F7" w:rsidP="00DD4678">
      <w:pPr>
        <w:jc w:val="center"/>
      </w:pPr>
      <w:r w:rsidRPr="00FA38F7">
        <w:rPr>
          <w:noProof/>
          <w:lang w:val="en"/>
        </w:rPr>
        <w:drawing>
          <wp:inline distT="0" distB="0" distL="0" distR="0" wp14:anchorId="671B8578" wp14:editId="19D0A64C">
            <wp:extent cx="2705048" cy="1367764"/>
            <wp:effectExtent l="0" t="0" r="635" b="4445"/>
            <wp:docPr id="616228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28613"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5048" cy="1367764"/>
                    </a:xfrm>
                    <a:prstGeom prst="rect">
                      <a:avLst/>
                    </a:prstGeom>
                  </pic:spPr>
                </pic:pic>
              </a:graphicData>
            </a:graphic>
          </wp:inline>
        </w:drawing>
      </w:r>
    </w:p>
    <w:p w14:paraId="32F5E1A8" w14:textId="34C28D1F" w:rsidR="00076E04" w:rsidRPr="009B6E3E" w:rsidRDefault="00076E04" w:rsidP="00076E04">
      <w:pPr>
        <w:pStyle w:val="IMG-Caption"/>
        <w:rPr>
          <w:noProof/>
        </w:rPr>
      </w:pPr>
      <w:r>
        <w:t xml:space="preserve">Figure </w:t>
      </w:r>
      <w:r w:rsidR="009D5E39">
        <w:t>1.</w:t>
      </w:r>
      <w:r w:rsidR="009D5E39">
        <w:fldChar w:fldCharType="begin"/>
      </w:r>
      <w:r w:rsidR="009D5E39">
        <w:instrText xml:space="preserve"> SEQ Figure \* ARABIC </w:instrText>
      </w:r>
      <w:r w:rsidR="009D5E39">
        <w:fldChar w:fldCharType="separate"/>
      </w:r>
      <w:ins w:id="122" w:author="jeanne aarhus" w:date="2024-05-16T20:55:00Z" w16du:dateUtc="2024-05-17T01:55:00Z">
        <w:r w:rsidR="00A63E4E">
          <w:rPr>
            <w:noProof/>
          </w:rPr>
          <w:t>29</w:t>
        </w:r>
      </w:ins>
      <w:r w:rsidR="009D5E39">
        <w:fldChar w:fldCharType="end"/>
      </w:r>
      <w:r>
        <w:t>: Merged dynamic tooltips</w:t>
      </w:r>
    </w:p>
    <w:p w14:paraId="5216700E" w14:textId="77777777" w:rsidR="004A1C14" w:rsidRDefault="004A1C14" w:rsidP="0012046D">
      <w:pPr>
        <w:pStyle w:val="IMG-Figure"/>
      </w:pPr>
    </w:p>
    <w:p w14:paraId="40410B4E" w14:textId="5F27F4C1" w:rsidR="00B028B3" w:rsidRDefault="00C1799C" w:rsidP="0012046D">
      <w:pPr>
        <w:pStyle w:val="P-Regular"/>
      </w:pPr>
      <w:r>
        <w:t xml:space="preserve">In these exercises, you learned some of the </w:t>
      </w:r>
      <w:r w:rsidR="00E051E3">
        <w:t>lesser-known</w:t>
      </w:r>
      <w:r>
        <w:t xml:space="preserve"> interface options to customize your interface using the </w:t>
      </w:r>
      <w:r w:rsidR="003952DB">
        <w:t>Status Bar</w:t>
      </w:r>
      <w:r w:rsidR="00B84BAE">
        <w:t xml:space="preserve">, the </w:t>
      </w:r>
      <w:r>
        <w:t xml:space="preserve">Quick Properties dialog, </w:t>
      </w:r>
      <w:r w:rsidR="00B84BAE">
        <w:t xml:space="preserve">and the Dynamic </w:t>
      </w:r>
      <w:r w:rsidR="00F269C3">
        <w:t xml:space="preserve">Input </w:t>
      </w:r>
      <w:r w:rsidR="00784309">
        <w:t>tooltip</w:t>
      </w:r>
      <w:r>
        <w:t>s</w:t>
      </w:r>
      <w:r w:rsidR="00B84BAE">
        <w:t>.</w:t>
      </w:r>
    </w:p>
    <w:p w14:paraId="25A52C8E" w14:textId="2C35AA88" w:rsidR="00675836" w:rsidRDefault="00074C25" w:rsidP="0012046D">
      <w:pPr>
        <w:pStyle w:val="H1-Section"/>
      </w:pPr>
      <w:r w:rsidRPr="00082DFA">
        <w:lastRenderedPageBreak/>
        <w:t>Summary</w:t>
      </w:r>
    </w:p>
    <w:p w14:paraId="22D5EE97" w14:textId="1259DE5E" w:rsidR="0063590B" w:rsidRDefault="00B928D4" w:rsidP="0012046D">
      <w:pPr>
        <w:pStyle w:val="P-Regular"/>
      </w:pPr>
      <w:r>
        <w:t>In this chapter, we examined how t</w:t>
      </w:r>
      <w:r w:rsidR="0063590B">
        <w:t xml:space="preserve">o use the newest features of the AutoCAD interface, including the new floating windows and </w:t>
      </w:r>
      <w:r w:rsidR="00B20CD1">
        <w:t xml:space="preserve">customizing </w:t>
      </w:r>
      <w:r w:rsidR="0063590B">
        <w:t>the command</w:t>
      </w:r>
      <w:r w:rsidR="00B20CD1">
        <w:t>-</w:t>
      </w:r>
      <w:r w:rsidR="0063590B">
        <w:t xml:space="preserve">line appearance and location. We learned how to use </w:t>
      </w:r>
      <w:r w:rsidR="00D06E1D">
        <w:t>Dynamic Input</w:t>
      </w:r>
      <w:r w:rsidR="0063590B">
        <w:t xml:space="preserve"> more efficiently using key</w:t>
      </w:r>
      <w:r w:rsidR="00B20CD1">
        <w:t>-</w:t>
      </w:r>
      <w:r w:rsidR="0063590B">
        <w:t xml:space="preserve">ins that are not known </w:t>
      </w:r>
      <w:r w:rsidR="00B20CD1">
        <w:t>to the</w:t>
      </w:r>
      <w:r w:rsidR="0063590B">
        <w:t xml:space="preserve"> majority of users</w:t>
      </w:r>
      <w:r w:rsidR="005C6718">
        <w:t xml:space="preserve">. </w:t>
      </w:r>
      <w:r w:rsidR="0063590B">
        <w:t xml:space="preserve">We reviewed how to use some useful keyboard shortcuts to simplify our daily workflow, and how to assign custom keyboard shortcuts when needed. We learned how to make the most out of our selection commands, and how to use more mouse controls, such as </w:t>
      </w:r>
      <w:r w:rsidR="0063590B" w:rsidRPr="00AD72FD">
        <w:rPr>
          <w:rStyle w:val="P-Italics"/>
        </w:rPr>
        <w:t>drag</w:t>
      </w:r>
      <w:r w:rsidR="009D3A7B">
        <w:rPr>
          <w:rStyle w:val="P-Italics"/>
        </w:rPr>
        <w:t xml:space="preserve"> a</w:t>
      </w:r>
      <w:r w:rsidR="0063590B" w:rsidRPr="00AD72FD">
        <w:rPr>
          <w:rStyle w:val="P-Italics"/>
        </w:rPr>
        <w:t>n</w:t>
      </w:r>
      <w:r w:rsidR="009D3A7B">
        <w:rPr>
          <w:rStyle w:val="P-Italics"/>
        </w:rPr>
        <w:t xml:space="preserve">d </w:t>
      </w:r>
      <w:r w:rsidR="0063590B" w:rsidRPr="00AD72FD">
        <w:rPr>
          <w:rStyle w:val="P-Italics"/>
        </w:rPr>
        <w:t xml:space="preserve">drop </w:t>
      </w:r>
      <w:r w:rsidR="0063590B">
        <w:t>for working with files.</w:t>
      </w:r>
    </w:p>
    <w:p w14:paraId="35F9F7EB" w14:textId="1CB46776" w:rsidR="00B928D4" w:rsidRDefault="00B928D4" w:rsidP="0012046D">
      <w:pPr>
        <w:pStyle w:val="P-Regular"/>
      </w:pPr>
      <w:r>
        <w:t xml:space="preserve">Finally, we finished the chapter by reviewing some of the more obscure interface commands </w:t>
      </w:r>
      <w:r w:rsidR="0063590B">
        <w:t xml:space="preserve">such as </w:t>
      </w:r>
      <w:r w:rsidR="0090681F">
        <w:t xml:space="preserve">Quick Properties and customized </w:t>
      </w:r>
      <w:r w:rsidR="00784309">
        <w:t>tooltip</w:t>
      </w:r>
      <w:r w:rsidR="0090681F">
        <w:t>s.</w:t>
      </w:r>
    </w:p>
    <w:p w14:paraId="24F49CAB" w14:textId="4691BA9F" w:rsidR="00527504" w:rsidRPr="00804377" w:rsidRDefault="00B928D4" w:rsidP="0012046D">
      <w:pPr>
        <w:pStyle w:val="P-Regular"/>
      </w:pPr>
      <w:r>
        <w:t xml:space="preserve">In the next chapter, we will look at how to </w:t>
      </w:r>
      <w:r w:rsidR="003B2FF2">
        <w:t xml:space="preserve">take advantage of some of the advanced annotation features including full control of text editing in the </w:t>
      </w:r>
      <w:proofErr w:type="spellStart"/>
      <w:r w:rsidR="003B2FF2">
        <w:t>M</w:t>
      </w:r>
      <w:r w:rsidR="00AF16D2">
        <w:t>text</w:t>
      </w:r>
      <w:proofErr w:type="spellEnd"/>
      <w:r w:rsidR="003B2FF2">
        <w:t xml:space="preserve"> </w:t>
      </w:r>
      <w:r w:rsidR="00AF16D2">
        <w:t>e</w:t>
      </w:r>
      <w:r w:rsidR="003B2FF2">
        <w:t>ditor, controlling the appearance of our text objects, using fields for “smarter” text objects, and more controls for using annotation scale on objects.</w:t>
      </w:r>
    </w:p>
    <w:sectPr w:rsidR="00527504" w:rsidRPr="00804377">
      <w:pgSz w:w="12240" w:h="15840"/>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jeanne aarhus" w:date="2024-07-16T16:07:00Z" w:initials="ja">
    <w:p w14:paraId="0188114A" w14:textId="77777777" w:rsidR="00D9467A" w:rsidRDefault="00D9467A" w:rsidP="00D9467A">
      <w:pPr>
        <w:pStyle w:val="CommentText"/>
      </w:pPr>
      <w:r>
        <w:rPr>
          <w:rStyle w:val="CommentReference"/>
        </w:rPr>
        <w:annotationRef/>
      </w:r>
      <w:r>
        <w:t>I hope I addressed the comments from the version you had me download. I couldn’t use that document since I had changes made to this one. This document is the latest version from me.</w:t>
      </w:r>
    </w:p>
  </w:comment>
  <w:comment w:id="0" w:author="jeanne aarhus" w:date="2024-07-16T16:07:00Z" w:initials="ja">
    <w:p w14:paraId="69C05F27" w14:textId="6F939D57" w:rsidR="00D9467A" w:rsidRDefault="00D9467A" w:rsidP="00D9467A">
      <w:pPr>
        <w:pStyle w:val="CommentText"/>
      </w:pPr>
      <w:r>
        <w:rPr>
          <w:rStyle w:val="CommentReference"/>
        </w:rPr>
        <w:annotationRef/>
      </w:r>
      <w:r>
        <w:t>I didn’t remove the subheadings since they are needed to specify what is coming next. Why would be have Heading 1, Heading 3 without a Heading 2?</w:t>
      </w:r>
    </w:p>
  </w:comment>
  <w:comment w:id="120" w:author="jeanne aarhus" w:date="2024-07-16T16:06:00Z" w:initials="ja">
    <w:p w14:paraId="7BBD4487" w14:textId="1A2110A4" w:rsidR="004A1FAD" w:rsidRDefault="004A1FAD" w:rsidP="004A1FAD">
      <w:pPr>
        <w:pStyle w:val="CommentText"/>
      </w:pPr>
      <w:r>
        <w:rPr>
          <w:rStyle w:val="CommentReference"/>
        </w:rPr>
        <w:annotationRef/>
      </w:r>
      <w:r>
        <w:t>These images should be side by side as a comparison, but since you don’t allow that I have to place them veritcally for comparison. What lead-in would you add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188114A" w15:done="0"/>
  <w15:commentEx w15:paraId="69C05F27" w15:done="0"/>
  <w15:commentEx w15:paraId="7BBD44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F24D30" w16cex:dateUtc="2024-07-16T21:07:00Z"/>
  <w16cex:commentExtensible w16cex:durableId="2EDB6733" w16cex:dateUtc="2024-07-16T21:07:00Z"/>
  <w16cex:commentExtensible w16cex:durableId="59E70001" w16cex:dateUtc="2024-07-16T21: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188114A" w16cid:durableId="3EF24D30"/>
  <w16cid:commentId w16cid:paraId="69C05F27" w16cid:durableId="2EDB6733"/>
  <w16cid:commentId w16cid:paraId="7BBD4487" w16cid:durableId="59E700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A0C97A" w14:textId="77777777" w:rsidR="00B03C2F" w:rsidRDefault="00B03C2F" w:rsidP="0012046D">
      <w:r>
        <w:separator/>
      </w:r>
    </w:p>
  </w:endnote>
  <w:endnote w:type="continuationSeparator" w:id="0">
    <w:p w14:paraId="39425663" w14:textId="77777777" w:rsidR="00B03C2F" w:rsidRDefault="00B03C2F" w:rsidP="0012046D">
      <w:r>
        <w:continuationSeparator/>
      </w:r>
    </w:p>
  </w:endnote>
  <w:endnote w:type="continuationNotice" w:id="1">
    <w:p w14:paraId="2A6896C2" w14:textId="77777777" w:rsidR="00B03C2F" w:rsidRDefault="00B03C2F" w:rsidP="001204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old">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onsolas">
    <w:altName w:val="Liberation Sans Narrow"/>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6789D1" w14:textId="77777777" w:rsidR="00B03C2F" w:rsidRDefault="00B03C2F" w:rsidP="0012046D">
      <w:r>
        <w:separator/>
      </w:r>
    </w:p>
  </w:footnote>
  <w:footnote w:type="continuationSeparator" w:id="0">
    <w:p w14:paraId="09DD9EE6" w14:textId="77777777" w:rsidR="00B03C2F" w:rsidRDefault="00B03C2F" w:rsidP="0012046D">
      <w:r>
        <w:continuationSeparator/>
      </w:r>
    </w:p>
  </w:footnote>
  <w:footnote w:type="continuationNotice" w:id="1">
    <w:p w14:paraId="3AB54C05" w14:textId="77777777" w:rsidR="00B03C2F" w:rsidRDefault="00B03C2F" w:rsidP="0012046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73" type="#_x0000_t75" style="width:3in;height:3in" o:bullet="t">
        <v:imagedata r:id="rId1" o:title="j0429827"/>
      </v:shape>
    </w:pict>
  </w:numPicBullet>
  <w:numPicBullet w:numPicBulletId="1">
    <w:pict>
      <v:shape id="_x0000_i1874" type="#_x0000_t75" style="width:2in;height:2in" o:bullet="t">
        <v:imagedata r:id="rId2" o:title="j0433868"/>
      </v:shape>
    </w:pict>
  </w:numPicBullet>
  <w:numPicBullet w:numPicBulletId="2">
    <w:pict>
      <v:shape id="_x0000_i1875" type="#_x0000_t75" style="width:79.5pt;height:97.5pt" o:bullet="t">
        <v:imagedata r:id="rId3" o:title="Secret"/>
      </v:shape>
    </w:pict>
  </w:numPicBullet>
  <w:numPicBullet w:numPicBulletId="3">
    <w:pict>
      <v:shape id="_x0000_i1876" type="#_x0000_t75" style="width:153.95pt;height:139pt" o:bullet="t">
        <v:imagedata r:id="rId4" o:title="j0423820"/>
      </v:shape>
    </w:pict>
  </w:numPicBullet>
  <w:numPicBullet w:numPicBulletId="4">
    <w:pict>
      <v:shape id="_x0000_i1877" type="#_x0000_t75" style="width:153.6pt;height:156pt" o:bullet="t">
        <v:imagedata r:id="rId5" o:title="5-31-2009 5-18-57 PM"/>
      </v:shape>
    </w:pict>
  </w:numPicBullet>
  <w:abstractNum w:abstractNumId="0" w15:restartNumberingAfterBreak="0">
    <w:nsid w:val="FFFFFF83"/>
    <w:multiLevelType w:val="singleLevel"/>
    <w:tmpl w:val="9B6037E2"/>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1556C8D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B45718"/>
    <w:multiLevelType w:val="hybridMultilevel"/>
    <w:tmpl w:val="5D866C14"/>
    <w:lvl w:ilvl="0" w:tplc="80665334">
      <w:start w:val="1"/>
      <w:numFmt w:val="lowerRoman"/>
      <w:pStyle w:val="L3-Numbers"/>
      <w:lvlText w:val="%1."/>
      <w:lvlJc w:val="right"/>
      <w:pPr>
        <w:ind w:left="1551" w:hanging="360"/>
      </w:pPr>
      <w:rPr>
        <w:rFonts w:ascii="Arial" w:hAnsi="Arial" w:hint="default"/>
        <w:b w:val="0"/>
        <w:i w:val="0"/>
        <w:sz w:val="22"/>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3" w15:restartNumberingAfterBreak="0">
    <w:nsid w:val="03087A50"/>
    <w:multiLevelType w:val="multilevel"/>
    <w:tmpl w:val="307C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082A50"/>
    <w:multiLevelType w:val="hybridMultilevel"/>
    <w:tmpl w:val="B6FEC57A"/>
    <w:lvl w:ilvl="0" w:tplc="0409000D">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0B2132BF"/>
    <w:multiLevelType w:val="hybridMultilevel"/>
    <w:tmpl w:val="5274B486"/>
    <w:lvl w:ilvl="0" w:tplc="20ACDF2E">
      <w:start w:val="1"/>
      <w:numFmt w:val="decimal"/>
      <w:pStyle w:val="TIP"/>
      <w:lvlText w:val="%1"/>
      <w:lvlJc w:val="left"/>
      <w:pPr>
        <w:ind w:left="360" w:hanging="360"/>
      </w:pPr>
      <w:rPr>
        <w:rFonts w:ascii="Arial Bold" w:hAnsi="Arial Bold" w:hint="default"/>
        <w:b/>
        <w:i w:val="0"/>
        <w:sz w:val="5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782D30"/>
    <w:multiLevelType w:val="multilevel"/>
    <w:tmpl w:val="A4A2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327C25"/>
    <w:multiLevelType w:val="hybridMultilevel"/>
    <w:tmpl w:val="9E0E2658"/>
    <w:lvl w:ilvl="0" w:tplc="54409078">
      <w:start w:val="1"/>
      <w:numFmt w:val="bullet"/>
      <w:pStyle w:val="Tip0"/>
      <w:lvlText w:val=""/>
      <w:lvlPicBulletId w:val="3"/>
      <w:lvlJc w:val="left"/>
      <w:pPr>
        <w:ind w:left="720" w:hanging="360"/>
      </w:pPr>
      <w:rPr>
        <w:rFonts w:ascii="Symbol" w:hAnsi="Symbol" w:hint="default"/>
        <w:color w:val="auto"/>
        <w:sz w:val="48"/>
        <w:szCs w:val="4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AE380C"/>
    <w:multiLevelType w:val="hybridMultilevel"/>
    <w:tmpl w:val="3EBC1826"/>
    <w:lvl w:ilvl="0" w:tplc="A0C2BA5E">
      <w:start w:val="1"/>
      <w:numFmt w:val="upperLetter"/>
      <w:pStyle w:val="L2-Alphabets"/>
      <w:lvlText w:val="%1."/>
      <w:lvlJc w:val="left"/>
      <w:pPr>
        <w:ind w:left="1040" w:hanging="360"/>
      </w:pPr>
      <w:rPr>
        <w:rFonts w:ascii="Arial" w:hAnsi="Arial" w:hint="default"/>
        <w:b w:val="0"/>
        <w:i w:val="0"/>
        <w:sz w:val="22"/>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3B7B0DF4"/>
    <w:multiLevelType w:val="hybridMultilevel"/>
    <w:tmpl w:val="131EC570"/>
    <w:lvl w:ilvl="0" w:tplc="9E94179E">
      <w:start w:val="1"/>
      <w:numFmt w:val="bullet"/>
      <w:pStyle w:val="SECRET"/>
      <w:lvlText w:val=""/>
      <w:lvlPicBulletId w:val="2"/>
      <w:lvlJc w:val="left"/>
      <w:pPr>
        <w:ind w:left="720" w:hanging="360"/>
      </w:pPr>
      <w:rPr>
        <w:rFonts w:ascii="Symbol" w:hAnsi="Symbol" w:hint="default"/>
        <w:color w:val="auto"/>
        <w:sz w:val="60"/>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4140C4"/>
    <w:multiLevelType w:val="hybridMultilevel"/>
    <w:tmpl w:val="190058E6"/>
    <w:lvl w:ilvl="0" w:tplc="0409000F">
      <w:start w:val="1"/>
      <w:numFmt w:val="bullet"/>
      <w:lvlText w:val=""/>
      <w:lvlPicBulletId w:val="0"/>
      <w:lvlJc w:val="left"/>
      <w:pPr>
        <w:ind w:left="1530" w:hanging="360"/>
      </w:pPr>
      <w:rPr>
        <w:rFonts w:ascii="Symbol" w:hAnsi="Symbol" w:hint="default"/>
        <w:color w:val="auto"/>
        <w:sz w:val="40"/>
      </w:rPr>
    </w:lvl>
    <w:lvl w:ilvl="1" w:tplc="F6D61D0E">
      <w:start w:val="1"/>
      <w:numFmt w:val="bullet"/>
      <w:pStyle w:val="NOTES"/>
      <w:lvlText w:val=""/>
      <w:lvlPicBulletId w:val="1"/>
      <w:lvlJc w:val="left"/>
      <w:pPr>
        <w:ind w:left="1440" w:hanging="360"/>
      </w:pPr>
      <w:rPr>
        <w:rFonts w:ascii="Symbol" w:hAnsi="Symbol" w:hint="default"/>
        <w:color w:val="auto"/>
        <w:sz w:val="60"/>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2" w15:restartNumberingAfterBreak="0">
    <w:nsid w:val="4D34070C"/>
    <w:multiLevelType w:val="hybridMultilevel"/>
    <w:tmpl w:val="B6E039E4"/>
    <w:lvl w:ilvl="0" w:tplc="3B6C2BCA">
      <w:start w:val="1"/>
      <w:numFmt w:val="bullet"/>
      <w:pStyle w:val="Warning"/>
      <w:lvlText w:val=""/>
      <w:lvlPicBulletId w:val="4"/>
      <w:lvlJc w:val="left"/>
      <w:pPr>
        <w:ind w:left="720" w:hanging="360"/>
      </w:pPr>
      <w:rPr>
        <w:rFonts w:ascii="Symbol" w:hAnsi="Symbol" w:hint="default"/>
        <w:color w:val="auto"/>
        <w:sz w:val="48"/>
        <w:szCs w:val="4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60281F"/>
    <w:multiLevelType w:val="multilevel"/>
    <w:tmpl w:val="A922F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915CDB"/>
    <w:multiLevelType w:val="hybridMultilevel"/>
    <w:tmpl w:val="54FCDA44"/>
    <w:lvl w:ilvl="0" w:tplc="177EA004">
      <w:start w:val="1"/>
      <w:numFmt w:val="decimal"/>
      <w:pStyle w:val="STEP"/>
      <w:lvlText w:val="STEP %1:"/>
      <w:lvlJc w:val="left"/>
      <w:pPr>
        <w:ind w:left="720" w:hanging="360"/>
      </w:pPr>
      <w:rPr>
        <w:rFonts w:ascii="Arial Bold" w:hAnsi="Arial Bold" w:hint="default"/>
        <w:b/>
        <w:i w:val="0"/>
        <w:sz w:val="16"/>
      </w:rPr>
    </w:lvl>
    <w:lvl w:ilvl="1" w:tplc="47B4142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2751B3"/>
    <w:multiLevelType w:val="hybridMultilevel"/>
    <w:tmpl w:val="7D1AAC1C"/>
    <w:lvl w:ilvl="0" w:tplc="FB22DFFE">
      <w:start w:val="1"/>
      <w:numFmt w:val="upperRoman"/>
      <w:pStyle w:val="L2-Numbers"/>
      <w:lvlText w:val="%1."/>
      <w:lvlJc w:val="left"/>
      <w:pPr>
        <w:ind w:left="1069" w:hanging="360"/>
      </w:pPr>
      <w:rPr>
        <w:rFonts w:ascii="Arial" w:hAnsi="Arial" w:hint="default"/>
        <w:b w:val="0"/>
        <w:i w:val="0"/>
        <w:sz w:val="22"/>
      </w:rPr>
    </w:lvl>
    <w:lvl w:ilvl="1" w:tplc="9120E21C">
      <w:start w:val="1"/>
      <w:numFmt w:val="lowerLetter"/>
      <w:lvlText w:val="%2."/>
      <w:lvlJc w:val="left"/>
      <w:pPr>
        <w:ind w:left="3960" w:hanging="360"/>
      </w:pPr>
    </w:lvl>
    <w:lvl w:ilvl="2" w:tplc="E716D81E">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 w15:restartNumberingAfterBreak="0">
    <w:nsid w:val="6EFF778F"/>
    <w:multiLevelType w:val="hybridMultilevel"/>
    <w:tmpl w:val="F37A147C"/>
    <w:lvl w:ilvl="0" w:tplc="1F2E9B94">
      <w:start w:val="1"/>
      <w:numFmt w:val="decimal"/>
      <w:pStyle w:val="Step-by-Step"/>
      <w:lvlText w:val="Step %1:"/>
      <w:lvlJc w:val="left"/>
      <w:pPr>
        <w:ind w:left="1080" w:hanging="360"/>
      </w:pPr>
      <w:rPr>
        <w:rFonts w:ascii="Arial Bold" w:hAnsi="Arial Bold" w:hint="default"/>
        <w:b/>
        <w:i w:val="0"/>
        <w:caps/>
        <w:sz w:val="1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0B81234"/>
    <w:multiLevelType w:val="hybridMultilevel"/>
    <w:tmpl w:val="F5C091EC"/>
    <w:lvl w:ilvl="0" w:tplc="DDE06422">
      <w:start w:val="1"/>
      <w:numFmt w:val="bullet"/>
      <w:pStyle w:val="L2-Bullets"/>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7B80237B"/>
    <w:multiLevelType w:val="hybridMultilevel"/>
    <w:tmpl w:val="CB9CAC92"/>
    <w:lvl w:ilvl="0" w:tplc="B4C8D384">
      <w:start w:val="1"/>
      <w:numFmt w:val="bullet"/>
      <w:pStyle w:val="L3-Bullets"/>
      <w:lvlText w:val=""/>
      <w:lvlJc w:val="left"/>
      <w:pPr>
        <w:ind w:left="1794" w:hanging="360"/>
      </w:pPr>
      <w:rPr>
        <w:rFonts w:ascii="Wingdings" w:hAnsi="Wingdings" w:hint="default"/>
      </w:rPr>
    </w:lvl>
    <w:lvl w:ilvl="1" w:tplc="04090003" w:tentative="1">
      <w:start w:val="1"/>
      <w:numFmt w:val="bullet"/>
      <w:lvlText w:val="o"/>
      <w:lvlJc w:val="left"/>
      <w:pPr>
        <w:ind w:left="2514" w:hanging="360"/>
      </w:pPr>
      <w:rPr>
        <w:rFonts w:ascii="Courier New" w:hAnsi="Courier New" w:cs="Courier New" w:hint="default"/>
      </w:rPr>
    </w:lvl>
    <w:lvl w:ilvl="2" w:tplc="04090005" w:tentative="1">
      <w:start w:val="1"/>
      <w:numFmt w:val="bullet"/>
      <w:lvlText w:val=""/>
      <w:lvlJc w:val="left"/>
      <w:pPr>
        <w:ind w:left="3234" w:hanging="360"/>
      </w:pPr>
      <w:rPr>
        <w:rFonts w:ascii="Wingdings" w:hAnsi="Wingdings" w:hint="default"/>
      </w:rPr>
    </w:lvl>
    <w:lvl w:ilvl="3" w:tplc="04090001" w:tentative="1">
      <w:start w:val="1"/>
      <w:numFmt w:val="bullet"/>
      <w:lvlText w:val=""/>
      <w:lvlJc w:val="left"/>
      <w:pPr>
        <w:ind w:left="3954" w:hanging="360"/>
      </w:pPr>
      <w:rPr>
        <w:rFonts w:ascii="Symbol" w:hAnsi="Symbol" w:hint="default"/>
      </w:rPr>
    </w:lvl>
    <w:lvl w:ilvl="4" w:tplc="04090003" w:tentative="1">
      <w:start w:val="1"/>
      <w:numFmt w:val="bullet"/>
      <w:lvlText w:val="o"/>
      <w:lvlJc w:val="left"/>
      <w:pPr>
        <w:ind w:left="4674" w:hanging="360"/>
      </w:pPr>
      <w:rPr>
        <w:rFonts w:ascii="Courier New" w:hAnsi="Courier New" w:cs="Courier New" w:hint="default"/>
      </w:rPr>
    </w:lvl>
    <w:lvl w:ilvl="5" w:tplc="04090005" w:tentative="1">
      <w:start w:val="1"/>
      <w:numFmt w:val="bullet"/>
      <w:lvlText w:val=""/>
      <w:lvlJc w:val="left"/>
      <w:pPr>
        <w:ind w:left="5394" w:hanging="360"/>
      </w:pPr>
      <w:rPr>
        <w:rFonts w:ascii="Wingdings" w:hAnsi="Wingdings" w:hint="default"/>
      </w:rPr>
    </w:lvl>
    <w:lvl w:ilvl="6" w:tplc="04090001" w:tentative="1">
      <w:start w:val="1"/>
      <w:numFmt w:val="bullet"/>
      <w:lvlText w:val=""/>
      <w:lvlJc w:val="left"/>
      <w:pPr>
        <w:ind w:left="6114" w:hanging="360"/>
      </w:pPr>
      <w:rPr>
        <w:rFonts w:ascii="Symbol" w:hAnsi="Symbol" w:hint="default"/>
      </w:rPr>
    </w:lvl>
    <w:lvl w:ilvl="7" w:tplc="04090003" w:tentative="1">
      <w:start w:val="1"/>
      <w:numFmt w:val="bullet"/>
      <w:lvlText w:val="o"/>
      <w:lvlJc w:val="left"/>
      <w:pPr>
        <w:ind w:left="6834" w:hanging="360"/>
      </w:pPr>
      <w:rPr>
        <w:rFonts w:ascii="Courier New" w:hAnsi="Courier New" w:cs="Courier New" w:hint="default"/>
      </w:rPr>
    </w:lvl>
    <w:lvl w:ilvl="8" w:tplc="04090005" w:tentative="1">
      <w:start w:val="1"/>
      <w:numFmt w:val="bullet"/>
      <w:lvlText w:val=""/>
      <w:lvlJc w:val="left"/>
      <w:pPr>
        <w:ind w:left="7554" w:hanging="360"/>
      </w:pPr>
      <w:rPr>
        <w:rFonts w:ascii="Wingdings" w:hAnsi="Wingdings" w:hint="default"/>
      </w:rPr>
    </w:lvl>
  </w:abstractNum>
  <w:num w:numId="1" w16cid:durableId="378432877">
    <w:abstractNumId w:val="15"/>
  </w:num>
  <w:num w:numId="2" w16cid:durableId="1028291211">
    <w:abstractNumId w:val="10"/>
  </w:num>
  <w:num w:numId="3" w16cid:durableId="1561399990">
    <w:abstractNumId w:val="18"/>
  </w:num>
  <w:num w:numId="4" w16cid:durableId="833883952">
    <w:abstractNumId w:val="19"/>
  </w:num>
  <w:num w:numId="5" w16cid:durableId="1752434452">
    <w:abstractNumId w:val="8"/>
  </w:num>
  <w:num w:numId="6" w16cid:durableId="1176263996">
    <w:abstractNumId w:val="2"/>
  </w:num>
  <w:num w:numId="7" w16cid:durableId="253170887">
    <w:abstractNumId w:val="16"/>
    <w:lvlOverride w:ilvl="0">
      <w:startOverride w:val="1"/>
    </w:lvlOverride>
  </w:num>
  <w:num w:numId="8" w16cid:durableId="1633749362">
    <w:abstractNumId w:val="14"/>
    <w:lvlOverride w:ilvl="0">
      <w:startOverride w:val="1"/>
    </w:lvlOverride>
  </w:num>
  <w:num w:numId="9" w16cid:durableId="23949391">
    <w:abstractNumId w:val="15"/>
    <w:lvlOverride w:ilvl="0">
      <w:startOverride w:val="1"/>
    </w:lvlOverride>
  </w:num>
  <w:num w:numId="10" w16cid:durableId="816147268">
    <w:abstractNumId w:val="11"/>
  </w:num>
  <w:num w:numId="11" w16cid:durableId="1962301373">
    <w:abstractNumId w:val="15"/>
    <w:lvlOverride w:ilvl="0">
      <w:startOverride w:val="1"/>
    </w:lvlOverride>
  </w:num>
  <w:num w:numId="12" w16cid:durableId="1802796344">
    <w:abstractNumId w:val="15"/>
    <w:lvlOverride w:ilvl="0">
      <w:startOverride w:val="1"/>
    </w:lvlOverride>
  </w:num>
  <w:num w:numId="13" w16cid:durableId="577061568">
    <w:abstractNumId w:val="15"/>
    <w:lvlOverride w:ilvl="0">
      <w:startOverride w:val="1"/>
    </w:lvlOverride>
  </w:num>
  <w:num w:numId="14" w16cid:durableId="2065909008">
    <w:abstractNumId w:val="5"/>
  </w:num>
  <w:num w:numId="15" w16cid:durableId="1860310035">
    <w:abstractNumId w:val="15"/>
    <w:lvlOverride w:ilvl="0">
      <w:startOverride w:val="1"/>
    </w:lvlOverride>
  </w:num>
  <w:num w:numId="16" w16cid:durableId="679427817">
    <w:abstractNumId w:val="15"/>
    <w:lvlOverride w:ilvl="0">
      <w:startOverride w:val="1"/>
    </w:lvlOverride>
  </w:num>
  <w:num w:numId="17" w16cid:durableId="1222130032">
    <w:abstractNumId w:val="15"/>
  </w:num>
  <w:num w:numId="18" w16cid:durableId="168957421">
    <w:abstractNumId w:val="15"/>
    <w:lvlOverride w:ilvl="0">
      <w:startOverride w:val="1"/>
    </w:lvlOverride>
  </w:num>
  <w:num w:numId="19" w16cid:durableId="1973898624">
    <w:abstractNumId w:val="15"/>
    <w:lvlOverride w:ilvl="0">
      <w:startOverride w:val="1"/>
    </w:lvlOverride>
  </w:num>
  <w:num w:numId="20" w16cid:durableId="1582789530">
    <w:abstractNumId w:val="15"/>
    <w:lvlOverride w:ilvl="0">
      <w:startOverride w:val="1"/>
    </w:lvlOverride>
  </w:num>
  <w:num w:numId="21" w16cid:durableId="974985172">
    <w:abstractNumId w:val="15"/>
    <w:lvlOverride w:ilvl="0">
      <w:startOverride w:val="1"/>
    </w:lvlOverride>
  </w:num>
  <w:num w:numId="22" w16cid:durableId="1929918578">
    <w:abstractNumId w:val="15"/>
    <w:lvlOverride w:ilvl="0">
      <w:startOverride w:val="1"/>
    </w:lvlOverride>
  </w:num>
  <w:num w:numId="23" w16cid:durableId="741755829">
    <w:abstractNumId w:val="15"/>
    <w:lvlOverride w:ilvl="0">
      <w:startOverride w:val="1"/>
    </w:lvlOverride>
  </w:num>
  <w:num w:numId="24" w16cid:durableId="1039207780">
    <w:abstractNumId w:val="9"/>
  </w:num>
  <w:num w:numId="25" w16cid:durableId="686709444">
    <w:abstractNumId w:val="15"/>
    <w:lvlOverride w:ilvl="0">
      <w:startOverride w:val="1"/>
    </w:lvlOverride>
  </w:num>
  <w:num w:numId="26" w16cid:durableId="414937431">
    <w:abstractNumId w:val="15"/>
    <w:lvlOverride w:ilvl="0">
      <w:startOverride w:val="1"/>
    </w:lvlOverride>
  </w:num>
  <w:num w:numId="27" w16cid:durableId="414595266">
    <w:abstractNumId w:val="15"/>
    <w:lvlOverride w:ilvl="0">
      <w:startOverride w:val="1"/>
    </w:lvlOverride>
  </w:num>
  <w:num w:numId="28" w16cid:durableId="17511394">
    <w:abstractNumId w:val="15"/>
    <w:lvlOverride w:ilvl="0">
      <w:startOverride w:val="1"/>
    </w:lvlOverride>
  </w:num>
  <w:num w:numId="29" w16cid:durableId="1932547875">
    <w:abstractNumId w:val="15"/>
    <w:lvlOverride w:ilvl="0">
      <w:startOverride w:val="1"/>
    </w:lvlOverride>
  </w:num>
  <w:num w:numId="30" w16cid:durableId="1800566376">
    <w:abstractNumId w:val="15"/>
  </w:num>
  <w:num w:numId="31" w16cid:durableId="260258290">
    <w:abstractNumId w:val="15"/>
    <w:lvlOverride w:ilvl="0">
      <w:startOverride w:val="1"/>
    </w:lvlOverride>
  </w:num>
  <w:num w:numId="32" w16cid:durableId="1743329467">
    <w:abstractNumId w:val="15"/>
    <w:lvlOverride w:ilvl="0">
      <w:startOverride w:val="1"/>
    </w:lvlOverride>
  </w:num>
  <w:num w:numId="33" w16cid:durableId="1156532148">
    <w:abstractNumId w:val="15"/>
    <w:lvlOverride w:ilvl="0">
      <w:startOverride w:val="1"/>
    </w:lvlOverride>
  </w:num>
  <w:num w:numId="34" w16cid:durableId="923996855">
    <w:abstractNumId w:val="15"/>
    <w:lvlOverride w:ilvl="0">
      <w:startOverride w:val="1"/>
    </w:lvlOverride>
  </w:num>
  <w:num w:numId="35" w16cid:durableId="1347444256">
    <w:abstractNumId w:val="15"/>
    <w:lvlOverride w:ilvl="0">
      <w:startOverride w:val="1"/>
    </w:lvlOverride>
  </w:num>
  <w:num w:numId="36" w16cid:durableId="1157068709">
    <w:abstractNumId w:val="15"/>
    <w:lvlOverride w:ilvl="0">
      <w:startOverride w:val="1"/>
    </w:lvlOverride>
  </w:num>
  <w:num w:numId="37" w16cid:durableId="5274519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59290071">
    <w:abstractNumId w:val="15"/>
    <w:lvlOverride w:ilvl="0">
      <w:startOverride w:val="1"/>
    </w:lvlOverride>
  </w:num>
  <w:num w:numId="39" w16cid:durableId="628629671">
    <w:abstractNumId w:val="15"/>
    <w:lvlOverride w:ilvl="0">
      <w:startOverride w:val="1"/>
    </w:lvlOverride>
  </w:num>
  <w:num w:numId="40" w16cid:durableId="1850830805">
    <w:abstractNumId w:val="15"/>
    <w:lvlOverride w:ilvl="0">
      <w:startOverride w:val="1"/>
    </w:lvlOverride>
  </w:num>
  <w:num w:numId="41" w16cid:durableId="662953">
    <w:abstractNumId w:val="15"/>
    <w:lvlOverride w:ilvl="0">
      <w:startOverride w:val="1"/>
    </w:lvlOverride>
  </w:num>
  <w:num w:numId="42" w16cid:durableId="1091121138">
    <w:abstractNumId w:val="15"/>
    <w:lvlOverride w:ilvl="0">
      <w:startOverride w:val="1"/>
    </w:lvlOverride>
  </w:num>
  <w:num w:numId="43" w16cid:durableId="100417906">
    <w:abstractNumId w:val="15"/>
    <w:lvlOverride w:ilvl="0">
      <w:startOverride w:val="1"/>
    </w:lvlOverride>
  </w:num>
  <w:num w:numId="44" w16cid:durableId="115101297">
    <w:abstractNumId w:val="15"/>
    <w:lvlOverride w:ilvl="0">
      <w:startOverride w:val="1"/>
    </w:lvlOverride>
  </w:num>
  <w:num w:numId="45" w16cid:durableId="1575356365">
    <w:abstractNumId w:val="16"/>
  </w:num>
  <w:num w:numId="46" w16cid:durableId="556629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8425753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44604376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742411505">
    <w:abstractNumId w:val="4"/>
  </w:num>
  <w:num w:numId="50" w16cid:durableId="74930395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548492915">
    <w:abstractNumId w:val="15"/>
    <w:lvlOverride w:ilvl="0">
      <w:startOverride w:val="1"/>
    </w:lvlOverride>
  </w:num>
  <w:num w:numId="52" w16cid:durableId="2030403054">
    <w:abstractNumId w:val="15"/>
  </w:num>
  <w:num w:numId="53" w16cid:durableId="835532750">
    <w:abstractNumId w:val="15"/>
    <w:lvlOverride w:ilvl="0">
      <w:startOverride w:val="1"/>
    </w:lvlOverride>
  </w:num>
  <w:num w:numId="54" w16cid:durableId="1075057560">
    <w:abstractNumId w:val="15"/>
    <w:lvlOverride w:ilvl="0">
      <w:startOverride w:val="1"/>
    </w:lvlOverride>
  </w:num>
  <w:num w:numId="55" w16cid:durableId="887184947">
    <w:abstractNumId w:val="15"/>
    <w:lvlOverride w:ilvl="0">
      <w:startOverride w:val="1"/>
    </w:lvlOverride>
  </w:num>
  <w:num w:numId="56" w16cid:durableId="98188044">
    <w:abstractNumId w:val="15"/>
    <w:lvlOverride w:ilvl="0">
      <w:startOverride w:val="1"/>
    </w:lvlOverride>
  </w:num>
  <w:num w:numId="57" w16cid:durableId="880022575">
    <w:abstractNumId w:val="15"/>
    <w:lvlOverride w:ilvl="0">
      <w:startOverride w:val="1"/>
    </w:lvlOverride>
  </w:num>
  <w:num w:numId="58" w16cid:durableId="481165510">
    <w:abstractNumId w:val="15"/>
    <w:lvlOverride w:ilvl="0">
      <w:startOverride w:val="1"/>
    </w:lvlOverride>
  </w:num>
  <w:num w:numId="59" w16cid:durableId="1437092017">
    <w:abstractNumId w:val="6"/>
  </w:num>
  <w:num w:numId="60" w16cid:durableId="1072197481">
    <w:abstractNumId w:val="3"/>
  </w:num>
  <w:num w:numId="61" w16cid:durableId="2011370384">
    <w:abstractNumId w:val="13"/>
  </w:num>
  <w:num w:numId="62" w16cid:durableId="148206711">
    <w:abstractNumId w:val="15"/>
    <w:lvlOverride w:ilvl="0">
      <w:startOverride w:val="1"/>
    </w:lvlOverride>
  </w:num>
  <w:num w:numId="63" w16cid:durableId="1745296869">
    <w:abstractNumId w:val="1"/>
  </w:num>
  <w:num w:numId="64" w16cid:durableId="400449470">
    <w:abstractNumId w:val="0"/>
  </w:num>
  <w:num w:numId="65" w16cid:durableId="1985968529">
    <w:abstractNumId w:val="7"/>
  </w:num>
  <w:num w:numId="66" w16cid:durableId="1064723587">
    <w:abstractNumId w:val="12"/>
  </w:num>
  <w:num w:numId="67" w16cid:durableId="359211534">
    <w:abstractNumId w:val="17"/>
    <w:lvlOverride w:ilvl="0">
      <w:startOverride w:val="1"/>
    </w:lvlOverride>
  </w:num>
  <w:num w:numId="68" w16cid:durableId="710812717">
    <w:abstractNumId w:val="17"/>
    <w:lvlOverride w:ilvl="0">
      <w:startOverride w:val="1"/>
    </w:lvlOverride>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eanne aarhus">
    <w15:presenceInfo w15:providerId="Windows Live" w15:userId="da62ffcbe055cd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hyphenationZone w:val="425"/>
  <w:evenAndOddHeaders/>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EzMTc1MzexsDAxMjBQ0lEKTi0uzszPAykwrwUA7j44bywAAAA="/>
  </w:docVars>
  <w:rsids>
    <w:rsidRoot w:val="00625848"/>
    <w:rsid w:val="818B9D8E"/>
    <w:rsid w:val="84ED3767"/>
    <w:rsid w:val="857F8A08"/>
    <w:rsid w:val="86FBD41A"/>
    <w:rsid w:val="86FD4692"/>
    <w:rsid w:val="873F2367"/>
    <w:rsid w:val="879F41E6"/>
    <w:rsid w:val="87EFE7D7"/>
    <w:rsid w:val="87F9C710"/>
    <w:rsid w:val="88AB7084"/>
    <w:rsid w:val="8AB702D2"/>
    <w:rsid w:val="8ADBF47F"/>
    <w:rsid w:val="8B184B47"/>
    <w:rsid w:val="8B5DD693"/>
    <w:rsid w:val="8B7F8FBB"/>
    <w:rsid w:val="8B7F9C27"/>
    <w:rsid w:val="8BF62D0B"/>
    <w:rsid w:val="8C73D6EE"/>
    <w:rsid w:val="8CE3016F"/>
    <w:rsid w:val="8D05E904"/>
    <w:rsid w:val="8D372C5C"/>
    <w:rsid w:val="8D6F994E"/>
    <w:rsid w:val="8D9F3514"/>
    <w:rsid w:val="8E5FCBB2"/>
    <w:rsid w:val="8E6F2C93"/>
    <w:rsid w:val="8ED462B7"/>
    <w:rsid w:val="8EEBC4E1"/>
    <w:rsid w:val="8EEFA40E"/>
    <w:rsid w:val="8EFB33A8"/>
    <w:rsid w:val="8EFF0525"/>
    <w:rsid w:val="8EFF2047"/>
    <w:rsid w:val="8F63AC8A"/>
    <w:rsid w:val="8F7FBA39"/>
    <w:rsid w:val="8F7FC1B6"/>
    <w:rsid w:val="8FBF2C22"/>
    <w:rsid w:val="8FD7CCC3"/>
    <w:rsid w:val="8FDB7495"/>
    <w:rsid w:val="8FEFF952"/>
    <w:rsid w:val="8FFBEBE5"/>
    <w:rsid w:val="8FFD20CD"/>
    <w:rsid w:val="8FFFE7F3"/>
    <w:rsid w:val="90FB1039"/>
    <w:rsid w:val="93F43A87"/>
    <w:rsid w:val="93FE6308"/>
    <w:rsid w:val="953B1F79"/>
    <w:rsid w:val="95B93A31"/>
    <w:rsid w:val="95FF3309"/>
    <w:rsid w:val="9723638C"/>
    <w:rsid w:val="977EEAA9"/>
    <w:rsid w:val="977F5CD7"/>
    <w:rsid w:val="978F6D02"/>
    <w:rsid w:val="97F76BDF"/>
    <w:rsid w:val="97FE4925"/>
    <w:rsid w:val="97FF747F"/>
    <w:rsid w:val="983744C5"/>
    <w:rsid w:val="98AA9B3C"/>
    <w:rsid w:val="98FB610D"/>
    <w:rsid w:val="993C43F6"/>
    <w:rsid w:val="99CD672E"/>
    <w:rsid w:val="99F3A085"/>
    <w:rsid w:val="99FAF632"/>
    <w:rsid w:val="99FD2DC2"/>
    <w:rsid w:val="99FFADA5"/>
    <w:rsid w:val="9AFC70AE"/>
    <w:rsid w:val="9B3CABEB"/>
    <w:rsid w:val="9B77CC7F"/>
    <w:rsid w:val="9BBE42F5"/>
    <w:rsid w:val="9BF955E7"/>
    <w:rsid w:val="9BFBBC45"/>
    <w:rsid w:val="9CEDFCA5"/>
    <w:rsid w:val="9CFCE2DE"/>
    <w:rsid w:val="9CFF5F87"/>
    <w:rsid w:val="9D49C29B"/>
    <w:rsid w:val="9D4B5CFF"/>
    <w:rsid w:val="9DBFC0AA"/>
    <w:rsid w:val="9DEA1BB2"/>
    <w:rsid w:val="9DFBBF00"/>
    <w:rsid w:val="9DFF4E97"/>
    <w:rsid w:val="9E1DDE32"/>
    <w:rsid w:val="9E31C446"/>
    <w:rsid w:val="9E4DA212"/>
    <w:rsid w:val="9E65B318"/>
    <w:rsid w:val="9E6BC1A3"/>
    <w:rsid w:val="9E7E520A"/>
    <w:rsid w:val="9E9250EA"/>
    <w:rsid w:val="9E9CEB02"/>
    <w:rsid w:val="9EEF897F"/>
    <w:rsid w:val="9EF73768"/>
    <w:rsid w:val="9EF9B90D"/>
    <w:rsid w:val="9EFEE3C5"/>
    <w:rsid w:val="9F2FC8C0"/>
    <w:rsid w:val="9F3FAF4B"/>
    <w:rsid w:val="9F3FDC89"/>
    <w:rsid w:val="9F5FBF8A"/>
    <w:rsid w:val="9F73DA94"/>
    <w:rsid w:val="9F7AEAA1"/>
    <w:rsid w:val="9F7E76FE"/>
    <w:rsid w:val="9F7F3691"/>
    <w:rsid w:val="9F7F9F32"/>
    <w:rsid w:val="9FB7FF95"/>
    <w:rsid w:val="9FBFABA8"/>
    <w:rsid w:val="9FD4169B"/>
    <w:rsid w:val="9FD5E5F8"/>
    <w:rsid w:val="9FDDB701"/>
    <w:rsid w:val="9FDF9D07"/>
    <w:rsid w:val="9FDFD929"/>
    <w:rsid w:val="9FEE797B"/>
    <w:rsid w:val="9FEFB7A1"/>
    <w:rsid w:val="9FF0F684"/>
    <w:rsid w:val="9FF521C5"/>
    <w:rsid w:val="9FF7D012"/>
    <w:rsid w:val="9FF7D646"/>
    <w:rsid w:val="9FF977B4"/>
    <w:rsid w:val="9FFB34FD"/>
    <w:rsid w:val="9FFB8C8F"/>
    <w:rsid w:val="9FFDEB09"/>
    <w:rsid w:val="9FFE77AE"/>
    <w:rsid w:val="9FFF4166"/>
    <w:rsid w:val="9FFF9217"/>
    <w:rsid w:val="9FFFF671"/>
    <w:rsid w:val="9FFFFA2B"/>
    <w:rsid w:val="A0DE724F"/>
    <w:rsid w:val="A133D5F2"/>
    <w:rsid w:val="A2FBFEEF"/>
    <w:rsid w:val="A348B8FC"/>
    <w:rsid w:val="A3EF9790"/>
    <w:rsid w:val="A3F0EF21"/>
    <w:rsid w:val="A3F6D3EB"/>
    <w:rsid w:val="A3F789B8"/>
    <w:rsid w:val="A3F7FE74"/>
    <w:rsid w:val="A4BF9947"/>
    <w:rsid w:val="A5631A8B"/>
    <w:rsid w:val="A5B9DFA5"/>
    <w:rsid w:val="A5D81BB0"/>
    <w:rsid w:val="A5DB4E08"/>
    <w:rsid w:val="A5FFBDE5"/>
    <w:rsid w:val="A68EA7A9"/>
    <w:rsid w:val="A7314E0F"/>
    <w:rsid w:val="A755B4C0"/>
    <w:rsid w:val="A7563F26"/>
    <w:rsid w:val="A77D3442"/>
    <w:rsid w:val="A7AD4688"/>
    <w:rsid w:val="A7BBD59F"/>
    <w:rsid w:val="A7D338DB"/>
    <w:rsid w:val="A7FF856C"/>
    <w:rsid w:val="A8F19EE3"/>
    <w:rsid w:val="A8FF5ED8"/>
    <w:rsid w:val="A9DE4CB2"/>
    <w:rsid w:val="AA3926FE"/>
    <w:rsid w:val="AAC81056"/>
    <w:rsid w:val="AAF904B5"/>
    <w:rsid w:val="AB657F08"/>
    <w:rsid w:val="AB7B336B"/>
    <w:rsid w:val="AB990465"/>
    <w:rsid w:val="ABAFEBD9"/>
    <w:rsid w:val="ABBBCF25"/>
    <w:rsid w:val="ABEB07A8"/>
    <w:rsid w:val="ABFB3D87"/>
    <w:rsid w:val="ABFF4C16"/>
    <w:rsid w:val="ABFFE2BC"/>
    <w:rsid w:val="AC73FBAE"/>
    <w:rsid w:val="AC7E02F6"/>
    <w:rsid w:val="AC7E6F38"/>
    <w:rsid w:val="ACCEA5DF"/>
    <w:rsid w:val="ACF406C6"/>
    <w:rsid w:val="ACF50054"/>
    <w:rsid w:val="ACFDE6B1"/>
    <w:rsid w:val="AD5F5AE9"/>
    <w:rsid w:val="AD740FED"/>
    <w:rsid w:val="ADA311D3"/>
    <w:rsid w:val="ADBF2C1E"/>
    <w:rsid w:val="ADDCC530"/>
    <w:rsid w:val="ADEB77F8"/>
    <w:rsid w:val="ADF5732F"/>
    <w:rsid w:val="ADFF189D"/>
    <w:rsid w:val="AE1F5A42"/>
    <w:rsid w:val="AE959A8C"/>
    <w:rsid w:val="AE97F7B2"/>
    <w:rsid w:val="AEC7931B"/>
    <w:rsid w:val="AED92834"/>
    <w:rsid w:val="AED98CC7"/>
    <w:rsid w:val="AEEACBCD"/>
    <w:rsid w:val="AEECDF3F"/>
    <w:rsid w:val="AEF1FD56"/>
    <w:rsid w:val="AEF382C7"/>
    <w:rsid w:val="AEF73CD2"/>
    <w:rsid w:val="AEF7843C"/>
    <w:rsid w:val="AEFD2114"/>
    <w:rsid w:val="AF291161"/>
    <w:rsid w:val="AF5EFB2B"/>
    <w:rsid w:val="AF6B7F09"/>
    <w:rsid w:val="AF6FC81F"/>
    <w:rsid w:val="AF76A8D9"/>
    <w:rsid w:val="AF77CFF0"/>
    <w:rsid w:val="AF7B0A64"/>
    <w:rsid w:val="AF998AEC"/>
    <w:rsid w:val="AFAEA3A4"/>
    <w:rsid w:val="AFAFF5D3"/>
    <w:rsid w:val="AFB7C8FD"/>
    <w:rsid w:val="AFBBD74B"/>
    <w:rsid w:val="AFBEC1B4"/>
    <w:rsid w:val="AFCF38E1"/>
    <w:rsid w:val="AFD7CBA7"/>
    <w:rsid w:val="AFDB44CD"/>
    <w:rsid w:val="AFDBA861"/>
    <w:rsid w:val="AFDC2C70"/>
    <w:rsid w:val="AFDE455C"/>
    <w:rsid w:val="AFE3300F"/>
    <w:rsid w:val="AFEAC9AF"/>
    <w:rsid w:val="AFEC8B1B"/>
    <w:rsid w:val="AFF6507C"/>
    <w:rsid w:val="AFF6FA16"/>
    <w:rsid w:val="AFF72EE2"/>
    <w:rsid w:val="AFFB720E"/>
    <w:rsid w:val="AFFB990B"/>
    <w:rsid w:val="AFFCF8B4"/>
    <w:rsid w:val="AFFF22F9"/>
    <w:rsid w:val="AFFF55E1"/>
    <w:rsid w:val="AFFF8481"/>
    <w:rsid w:val="AFFF8E7B"/>
    <w:rsid w:val="AFFFC9CB"/>
    <w:rsid w:val="B0672ED8"/>
    <w:rsid w:val="B07F0E0B"/>
    <w:rsid w:val="B16BBA18"/>
    <w:rsid w:val="B1721E1E"/>
    <w:rsid w:val="B1CF6639"/>
    <w:rsid w:val="B1EE19E4"/>
    <w:rsid w:val="B1F6616D"/>
    <w:rsid w:val="B2F330F7"/>
    <w:rsid w:val="B2FBF68E"/>
    <w:rsid w:val="B2FDC14D"/>
    <w:rsid w:val="B2FF43F0"/>
    <w:rsid w:val="B35D303F"/>
    <w:rsid w:val="B396A88C"/>
    <w:rsid w:val="B39F8B87"/>
    <w:rsid w:val="B3DF4CD8"/>
    <w:rsid w:val="B3ECD876"/>
    <w:rsid w:val="B3F76023"/>
    <w:rsid w:val="B3F7F11A"/>
    <w:rsid w:val="B3F8E906"/>
    <w:rsid w:val="B3F9DA3C"/>
    <w:rsid w:val="B3FBE494"/>
    <w:rsid w:val="B3FCC433"/>
    <w:rsid w:val="B3FE5F3C"/>
    <w:rsid w:val="B3FF3849"/>
    <w:rsid w:val="B3FFFD8D"/>
    <w:rsid w:val="B4909C27"/>
    <w:rsid w:val="B4A50862"/>
    <w:rsid w:val="B4FD9BF6"/>
    <w:rsid w:val="B4FFDABF"/>
    <w:rsid w:val="B53E7876"/>
    <w:rsid w:val="B57F6F1A"/>
    <w:rsid w:val="B57FC4C2"/>
    <w:rsid w:val="B5965C01"/>
    <w:rsid w:val="B5D71D24"/>
    <w:rsid w:val="B5DA8AAE"/>
    <w:rsid w:val="B5E31FA3"/>
    <w:rsid w:val="B5EB0F44"/>
    <w:rsid w:val="B5F77E47"/>
    <w:rsid w:val="B5FF8E53"/>
    <w:rsid w:val="B62F3C99"/>
    <w:rsid w:val="B67E0A63"/>
    <w:rsid w:val="B6CEC796"/>
    <w:rsid w:val="B6D9EC67"/>
    <w:rsid w:val="B6DFFC3B"/>
    <w:rsid w:val="B6E6252D"/>
    <w:rsid w:val="B6ED9DD7"/>
    <w:rsid w:val="B6F76DAD"/>
    <w:rsid w:val="B7467CBB"/>
    <w:rsid w:val="B74BA9BA"/>
    <w:rsid w:val="B7568997"/>
    <w:rsid w:val="B76F79C8"/>
    <w:rsid w:val="B77A6C0F"/>
    <w:rsid w:val="B77F48AC"/>
    <w:rsid w:val="B79751A4"/>
    <w:rsid w:val="B79FD85C"/>
    <w:rsid w:val="B7ABA9D3"/>
    <w:rsid w:val="B7B3E776"/>
    <w:rsid w:val="B7B794BD"/>
    <w:rsid w:val="B7BEF7CC"/>
    <w:rsid w:val="B7BF298C"/>
    <w:rsid w:val="B7C63411"/>
    <w:rsid w:val="B7CF4AA8"/>
    <w:rsid w:val="B7DDCAFA"/>
    <w:rsid w:val="B7DF44F7"/>
    <w:rsid w:val="B7E3726A"/>
    <w:rsid w:val="B7EA7E54"/>
    <w:rsid w:val="B7EE28FB"/>
    <w:rsid w:val="B7EF8C01"/>
    <w:rsid w:val="B7F224B4"/>
    <w:rsid w:val="B7F3BA92"/>
    <w:rsid w:val="B7F7FF85"/>
    <w:rsid w:val="B7F96C96"/>
    <w:rsid w:val="B7F96F55"/>
    <w:rsid w:val="B7FCB94C"/>
    <w:rsid w:val="B7FD552D"/>
    <w:rsid w:val="B7FD6D4F"/>
    <w:rsid w:val="B7FDA913"/>
    <w:rsid w:val="B7FDC13C"/>
    <w:rsid w:val="B7FF2EE5"/>
    <w:rsid w:val="B7FFB77D"/>
    <w:rsid w:val="B8AF5B70"/>
    <w:rsid w:val="B8FBEBB0"/>
    <w:rsid w:val="B93358F5"/>
    <w:rsid w:val="B95DAE46"/>
    <w:rsid w:val="B95F9C58"/>
    <w:rsid w:val="B97F5BCB"/>
    <w:rsid w:val="B97F8885"/>
    <w:rsid w:val="B9A629B4"/>
    <w:rsid w:val="B9E44100"/>
    <w:rsid w:val="B9E71BA8"/>
    <w:rsid w:val="B9EEAA1C"/>
    <w:rsid w:val="B9EF226E"/>
    <w:rsid w:val="B9F32E9F"/>
    <w:rsid w:val="B9FEAE74"/>
    <w:rsid w:val="B9FF612D"/>
    <w:rsid w:val="BA5BC2F0"/>
    <w:rsid w:val="BA7B23C6"/>
    <w:rsid w:val="BA7B30C1"/>
    <w:rsid w:val="BA7D1130"/>
    <w:rsid w:val="BAB78C5A"/>
    <w:rsid w:val="BACFE9EF"/>
    <w:rsid w:val="BADD0A12"/>
    <w:rsid w:val="BAF7DE8B"/>
    <w:rsid w:val="BAFB5A8B"/>
    <w:rsid w:val="BB5BF1FE"/>
    <w:rsid w:val="BB5F82C5"/>
    <w:rsid w:val="BB7D33E0"/>
    <w:rsid w:val="BB7FFC62"/>
    <w:rsid w:val="BBA7F4E9"/>
    <w:rsid w:val="BBBCEDB6"/>
    <w:rsid w:val="BBBEDD5E"/>
    <w:rsid w:val="BBC743A7"/>
    <w:rsid w:val="BBCEA8BA"/>
    <w:rsid w:val="BBDAD16E"/>
    <w:rsid w:val="BBDE056B"/>
    <w:rsid w:val="BBDF1719"/>
    <w:rsid w:val="BBEDF4AF"/>
    <w:rsid w:val="BBEF8EF3"/>
    <w:rsid w:val="BBFB3D17"/>
    <w:rsid w:val="BBFDDC48"/>
    <w:rsid w:val="BBFDF75F"/>
    <w:rsid w:val="BBFE8E6A"/>
    <w:rsid w:val="BBFEF557"/>
    <w:rsid w:val="BBFF1035"/>
    <w:rsid w:val="BBFFA7D0"/>
    <w:rsid w:val="BBFFF11F"/>
    <w:rsid w:val="BC3B4C5D"/>
    <w:rsid w:val="BC3F3DA6"/>
    <w:rsid w:val="BC591298"/>
    <w:rsid w:val="BC744889"/>
    <w:rsid w:val="BC77589D"/>
    <w:rsid w:val="BCBF9A43"/>
    <w:rsid w:val="BCDF74C8"/>
    <w:rsid w:val="BCE64302"/>
    <w:rsid w:val="BCEBDA61"/>
    <w:rsid w:val="BCEECFCD"/>
    <w:rsid w:val="BCFA2288"/>
    <w:rsid w:val="BCFF9904"/>
    <w:rsid w:val="BD3C3140"/>
    <w:rsid w:val="BD557B90"/>
    <w:rsid w:val="BD5F08EC"/>
    <w:rsid w:val="BD5F4FC9"/>
    <w:rsid w:val="BDAF6051"/>
    <w:rsid w:val="BDB675A1"/>
    <w:rsid w:val="BDB79DC6"/>
    <w:rsid w:val="BDB7C279"/>
    <w:rsid w:val="BDB7F072"/>
    <w:rsid w:val="BDBA87B8"/>
    <w:rsid w:val="BDBD1A09"/>
    <w:rsid w:val="BDBF48F3"/>
    <w:rsid w:val="BDBFAAA2"/>
    <w:rsid w:val="BDCE6743"/>
    <w:rsid w:val="BDCEBC4F"/>
    <w:rsid w:val="BDD2DEE3"/>
    <w:rsid w:val="BDD6DC30"/>
    <w:rsid w:val="BDDBE462"/>
    <w:rsid w:val="BDDD108C"/>
    <w:rsid w:val="BDDD6FDC"/>
    <w:rsid w:val="BDDF011A"/>
    <w:rsid w:val="BDDF5EAF"/>
    <w:rsid w:val="BDDFFFB1"/>
    <w:rsid w:val="BDF338FB"/>
    <w:rsid w:val="BDF7090C"/>
    <w:rsid w:val="BDF73894"/>
    <w:rsid w:val="BDF7CF7E"/>
    <w:rsid w:val="BDF7EF0D"/>
    <w:rsid w:val="BDFA7B79"/>
    <w:rsid w:val="BDFAC2D2"/>
    <w:rsid w:val="BDFB4CDB"/>
    <w:rsid w:val="BDFB9FBF"/>
    <w:rsid w:val="BDFD46BC"/>
    <w:rsid w:val="BDFE1227"/>
    <w:rsid w:val="BDFE4E49"/>
    <w:rsid w:val="BDFEB1A7"/>
    <w:rsid w:val="BDFF1052"/>
    <w:rsid w:val="BDFF3CB9"/>
    <w:rsid w:val="BDFFF416"/>
    <w:rsid w:val="BE4F712D"/>
    <w:rsid w:val="BE66ACA4"/>
    <w:rsid w:val="BE7F53E6"/>
    <w:rsid w:val="BE7FA637"/>
    <w:rsid w:val="BE97ABAF"/>
    <w:rsid w:val="BE9B2D19"/>
    <w:rsid w:val="BE9F5AC2"/>
    <w:rsid w:val="BE9F818E"/>
    <w:rsid w:val="BEA6B462"/>
    <w:rsid w:val="BEB7575C"/>
    <w:rsid w:val="BEB7F4F7"/>
    <w:rsid w:val="BEBA166A"/>
    <w:rsid w:val="BEBCB920"/>
    <w:rsid w:val="BEBF9E8B"/>
    <w:rsid w:val="BEDB54F9"/>
    <w:rsid w:val="BEDF0240"/>
    <w:rsid w:val="BEDF6BAA"/>
    <w:rsid w:val="BEDFF432"/>
    <w:rsid w:val="BEE3D2BD"/>
    <w:rsid w:val="BEEB424E"/>
    <w:rsid w:val="BEEB6D77"/>
    <w:rsid w:val="BEEF34CF"/>
    <w:rsid w:val="BEF95DEC"/>
    <w:rsid w:val="BEFA55CC"/>
    <w:rsid w:val="BEFBF2DA"/>
    <w:rsid w:val="BEFC79F9"/>
    <w:rsid w:val="BEFE3F56"/>
    <w:rsid w:val="BEFF57D3"/>
    <w:rsid w:val="BEFF9508"/>
    <w:rsid w:val="BEFFDF65"/>
    <w:rsid w:val="BF1F8C97"/>
    <w:rsid w:val="BF3D90C8"/>
    <w:rsid w:val="BF58183D"/>
    <w:rsid w:val="BF5EFD7F"/>
    <w:rsid w:val="BF5F3E16"/>
    <w:rsid w:val="BF5FB8E9"/>
    <w:rsid w:val="BF5FE9F9"/>
    <w:rsid w:val="BF731A94"/>
    <w:rsid w:val="BF745ECC"/>
    <w:rsid w:val="BF74DF5F"/>
    <w:rsid w:val="BF77B268"/>
    <w:rsid w:val="BF7AB006"/>
    <w:rsid w:val="BF7D2254"/>
    <w:rsid w:val="BF7F0275"/>
    <w:rsid w:val="BF7F9BDD"/>
    <w:rsid w:val="BF879ACD"/>
    <w:rsid w:val="BF9F7BA9"/>
    <w:rsid w:val="BF9F9DF7"/>
    <w:rsid w:val="BFA1917B"/>
    <w:rsid w:val="BFA7D894"/>
    <w:rsid w:val="BFAB1BF1"/>
    <w:rsid w:val="BFAE53C6"/>
    <w:rsid w:val="BFAF9170"/>
    <w:rsid w:val="BFAFF1EA"/>
    <w:rsid w:val="BFB35617"/>
    <w:rsid w:val="BFB3CFB0"/>
    <w:rsid w:val="BFB5FBEC"/>
    <w:rsid w:val="BFB6C20A"/>
    <w:rsid w:val="BFBB182E"/>
    <w:rsid w:val="BFBEB57C"/>
    <w:rsid w:val="BFBF3CA9"/>
    <w:rsid w:val="BFC6F437"/>
    <w:rsid w:val="BFCD98BE"/>
    <w:rsid w:val="BFCDFF4C"/>
    <w:rsid w:val="BFCF981F"/>
    <w:rsid w:val="BFD1F369"/>
    <w:rsid w:val="BFD38114"/>
    <w:rsid w:val="BFD59C61"/>
    <w:rsid w:val="BFD7B6C4"/>
    <w:rsid w:val="BFDD1297"/>
    <w:rsid w:val="BFDDED04"/>
    <w:rsid w:val="BFDF5388"/>
    <w:rsid w:val="BFE52550"/>
    <w:rsid w:val="BFE7CB12"/>
    <w:rsid w:val="BFE7CD27"/>
    <w:rsid w:val="BFEE227C"/>
    <w:rsid w:val="BFEF47FC"/>
    <w:rsid w:val="BFEF91C9"/>
    <w:rsid w:val="BFF551C3"/>
    <w:rsid w:val="BFF5E5BC"/>
    <w:rsid w:val="BFF706E4"/>
    <w:rsid w:val="BFF788EB"/>
    <w:rsid w:val="BFF7DB81"/>
    <w:rsid w:val="BFFAE17C"/>
    <w:rsid w:val="BFFB2535"/>
    <w:rsid w:val="BFFBBD5F"/>
    <w:rsid w:val="BFFCE6A1"/>
    <w:rsid w:val="BFFD002A"/>
    <w:rsid w:val="BFFD9503"/>
    <w:rsid w:val="BFFDE54D"/>
    <w:rsid w:val="BFFE2909"/>
    <w:rsid w:val="BFFE9365"/>
    <w:rsid w:val="BFFF2233"/>
    <w:rsid w:val="BFFF739D"/>
    <w:rsid w:val="BFFFC03B"/>
    <w:rsid w:val="C1B7C0C8"/>
    <w:rsid w:val="C1FD9642"/>
    <w:rsid w:val="C3DBF5E8"/>
    <w:rsid w:val="C4CFA798"/>
    <w:rsid w:val="C4FFD38D"/>
    <w:rsid w:val="C57F89E3"/>
    <w:rsid w:val="C5BD3FB3"/>
    <w:rsid w:val="C5F51110"/>
    <w:rsid w:val="C5FD80D9"/>
    <w:rsid w:val="C67B15AC"/>
    <w:rsid w:val="C6BFDF9B"/>
    <w:rsid w:val="C6DB4B93"/>
    <w:rsid w:val="C6FA79B2"/>
    <w:rsid w:val="C6FE6E37"/>
    <w:rsid w:val="C7075B80"/>
    <w:rsid w:val="C71F49C0"/>
    <w:rsid w:val="C74387F5"/>
    <w:rsid w:val="C773465E"/>
    <w:rsid w:val="C77F2CF5"/>
    <w:rsid w:val="C77F3E1B"/>
    <w:rsid w:val="C7B7D447"/>
    <w:rsid w:val="C7D62715"/>
    <w:rsid w:val="C7ED1FDA"/>
    <w:rsid w:val="C7ED75DD"/>
    <w:rsid w:val="C7F70E74"/>
    <w:rsid w:val="C7F7A028"/>
    <w:rsid w:val="C7FF5EED"/>
    <w:rsid w:val="C7FFE463"/>
    <w:rsid w:val="C87BE287"/>
    <w:rsid w:val="C8FB9E28"/>
    <w:rsid w:val="C92FB90D"/>
    <w:rsid w:val="C963CC18"/>
    <w:rsid w:val="C97BB91C"/>
    <w:rsid w:val="C9DEFB0B"/>
    <w:rsid w:val="C9E9DDB7"/>
    <w:rsid w:val="C9FD7378"/>
    <w:rsid w:val="CAD9A74C"/>
    <w:rsid w:val="CAF7CF51"/>
    <w:rsid w:val="CB38F649"/>
    <w:rsid w:val="CB7F62E2"/>
    <w:rsid w:val="CB8954C3"/>
    <w:rsid w:val="CBBDAAC1"/>
    <w:rsid w:val="CBCF5F8C"/>
    <w:rsid w:val="CBECE1ED"/>
    <w:rsid w:val="CBEF71CE"/>
    <w:rsid w:val="CBF2B693"/>
    <w:rsid w:val="CBF7437E"/>
    <w:rsid w:val="CBFC8F54"/>
    <w:rsid w:val="CC57A0C1"/>
    <w:rsid w:val="CCD7DCF9"/>
    <w:rsid w:val="CCEF9095"/>
    <w:rsid w:val="CD3EDDE9"/>
    <w:rsid w:val="CDB331E3"/>
    <w:rsid w:val="CDB7212F"/>
    <w:rsid w:val="CDBE51A1"/>
    <w:rsid w:val="CDD79D6A"/>
    <w:rsid w:val="CDFE1962"/>
    <w:rsid w:val="CDFF61AD"/>
    <w:rsid w:val="CE6E3DEC"/>
    <w:rsid w:val="CE79ABD8"/>
    <w:rsid w:val="CE93B373"/>
    <w:rsid w:val="CEBF6CCF"/>
    <w:rsid w:val="CEFB19B1"/>
    <w:rsid w:val="CEFD9565"/>
    <w:rsid w:val="CF1CA27A"/>
    <w:rsid w:val="CF39474E"/>
    <w:rsid w:val="CF4BDA03"/>
    <w:rsid w:val="CF776759"/>
    <w:rsid w:val="CF7F95EF"/>
    <w:rsid w:val="CF83A21E"/>
    <w:rsid w:val="CF879EA5"/>
    <w:rsid w:val="CF98190D"/>
    <w:rsid w:val="CF9C48D4"/>
    <w:rsid w:val="CFA15B99"/>
    <w:rsid w:val="CFA7CCF6"/>
    <w:rsid w:val="CFB721A4"/>
    <w:rsid w:val="CFB76867"/>
    <w:rsid w:val="CFBF76C1"/>
    <w:rsid w:val="CFC3C034"/>
    <w:rsid w:val="CFCF2D76"/>
    <w:rsid w:val="CFCFF1B2"/>
    <w:rsid w:val="CFDE93A6"/>
    <w:rsid w:val="CFDF5D3B"/>
    <w:rsid w:val="CFDFAD83"/>
    <w:rsid w:val="CFDFE647"/>
    <w:rsid w:val="CFE641EB"/>
    <w:rsid w:val="CFE7D6A5"/>
    <w:rsid w:val="CFEAED38"/>
    <w:rsid w:val="CFEDC0D9"/>
    <w:rsid w:val="CFEF8641"/>
    <w:rsid w:val="CFF58EB1"/>
    <w:rsid w:val="CFFBD3DD"/>
    <w:rsid w:val="CFFDC128"/>
    <w:rsid w:val="CFFDD7E3"/>
    <w:rsid w:val="CFFE7A5D"/>
    <w:rsid w:val="CFFF7263"/>
    <w:rsid w:val="CFFF9393"/>
    <w:rsid w:val="CFFFF8EF"/>
    <w:rsid w:val="D1EF455C"/>
    <w:rsid w:val="D1F70A6D"/>
    <w:rsid w:val="D29E7FC0"/>
    <w:rsid w:val="D2DB730F"/>
    <w:rsid w:val="D2DB9DAA"/>
    <w:rsid w:val="D2F3EC1E"/>
    <w:rsid w:val="D2FF4653"/>
    <w:rsid w:val="D39D3B44"/>
    <w:rsid w:val="D3B7465A"/>
    <w:rsid w:val="D3B7D366"/>
    <w:rsid w:val="D3BF6E7E"/>
    <w:rsid w:val="D3CEC274"/>
    <w:rsid w:val="D3DEC04E"/>
    <w:rsid w:val="D3FF6D25"/>
    <w:rsid w:val="D479EBDE"/>
    <w:rsid w:val="D4BB5E28"/>
    <w:rsid w:val="D4EFD06E"/>
    <w:rsid w:val="D4FE5660"/>
    <w:rsid w:val="D4FF4CA6"/>
    <w:rsid w:val="D5090932"/>
    <w:rsid w:val="D53E1EBC"/>
    <w:rsid w:val="D5696125"/>
    <w:rsid w:val="D57716A6"/>
    <w:rsid w:val="D57E46F8"/>
    <w:rsid w:val="D57F4C18"/>
    <w:rsid w:val="D57FCBA1"/>
    <w:rsid w:val="D5BA55B9"/>
    <w:rsid w:val="D5BFD8F7"/>
    <w:rsid w:val="D5D2C961"/>
    <w:rsid w:val="D5DFCB3D"/>
    <w:rsid w:val="D5F3946F"/>
    <w:rsid w:val="D5F5C8BB"/>
    <w:rsid w:val="D5F99EDD"/>
    <w:rsid w:val="D5FA8277"/>
    <w:rsid w:val="D5FF9401"/>
    <w:rsid w:val="D63F3867"/>
    <w:rsid w:val="D65E4CB7"/>
    <w:rsid w:val="D66AD276"/>
    <w:rsid w:val="D67A4017"/>
    <w:rsid w:val="D67F3A8B"/>
    <w:rsid w:val="D69B347F"/>
    <w:rsid w:val="D6BBFA9D"/>
    <w:rsid w:val="D6BCE11F"/>
    <w:rsid w:val="D6DF9F90"/>
    <w:rsid w:val="D6EF5231"/>
    <w:rsid w:val="D6EF5E95"/>
    <w:rsid w:val="D6FB6018"/>
    <w:rsid w:val="D72D42D4"/>
    <w:rsid w:val="D72F93D1"/>
    <w:rsid w:val="D7506F53"/>
    <w:rsid w:val="D75F60D4"/>
    <w:rsid w:val="D777E080"/>
    <w:rsid w:val="D79B5F17"/>
    <w:rsid w:val="D79FCBEB"/>
    <w:rsid w:val="D7AFFDF8"/>
    <w:rsid w:val="D7B7283D"/>
    <w:rsid w:val="D7CDBB4F"/>
    <w:rsid w:val="D7D4B0A0"/>
    <w:rsid w:val="D7DF806E"/>
    <w:rsid w:val="D7E9036D"/>
    <w:rsid w:val="D7ECD4AB"/>
    <w:rsid w:val="D7EEEF61"/>
    <w:rsid w:val="D7EEF924"/>
    <w:rsid w:val="D7F15E74"/>
    <w:rsid w:val="D7F5E459"/>
    <w:rsid w:val="D7F5EC68"/>
    <w:rsid w:val="D7F61A29"/>
    <w:rsid w:val="D7F6D20E"/>
    <w:rsid w:val="D7F726B5"/>
    <w:rsid w:val="D7FAF914"/>
    <w:rsid w:val="D7FB2C0C"/>
    <w:rsid w:val="D7FBD50A"/>
    <w:rsid w:val="D7FD23BF"/>
    <w:rsid w:val="D7FD7647"/>
    <w:rsid w:val="D7FDFE39"/>
    <w:rsid w:val="D7FE6522"/>
    <w:rsid w:val="D7FE840D"/>
    <w:rsid w:val="D7FEA988"/>
    <w:rsid w:val="D7FF371D"/>
    <w:rsid w:val="D7FF3CFC"/>
    <w:rsid w:val="D7FF7040"/>
    <w:rsid w:val="D7FF707B"/>
    <w:rsid w:val="D7FFD1C6"/>
    <w:rsid w:val="D7FFEBC8"/>
    <w:rsid w:val="D84B57C1"/>
    <w:rsid w:val="D89ECC89"/>
    <w:rsid w:val="D8AB1C27"/>
    <w:rsid w:val="D8F9CD12"/>
    <w:rsid w:val="D95DD182"/>
    <w:rsid w:val="D97B5F51"/>
    <w:rsid w:val="D985AFEF"/>
    <w:rsid w:val="D9BB9A11"/>
    <w:rsid w:val="D9BE20EB"/>
    <w:rsid w:val="D9E71933"/>
    <w:rsid w:val="D9EF1366"/>
    <w:rsid w:val="D9F2526A"/>
    <w:rsid w:val="D9FEA3DD"/>
    <w:rsid w:val="DA4EB5A9"/>
    <w:rsid w:val="DA545CFE"/>
    <w:rsid w:val="DABBB218"/>
    <w:rsid w:val="DAF8F384"/>
    <w:rsid w:val="DAFF3D8A"/>
    <w:rsid w:val="DB42F8D9"/>
    <w:rsid w:val="DB53C0C6"/>
    <w:rsid w:val="DB645565"/>
    <w:rsid w:val="DB6D6A27"/>
    <w:rsid w:val="DB736937"/>
    <w:rsid w:val="DB7B234B"/>
    <w:rsid w:val="DB969338"/>
    <w:rsid w:val="DB9F0D18"/>
    <w:rsid w:val="DBBF8CEE"/>
    <w:rsid w:val="DBCE1FFB"/>
    <w:rsid w:val="DBCF5506"/>
    <w:rsid w:val="DBD3FCE5"/>
    <w:rsid w:val="DBD52E0F"/>
    <w:rsid w:val="DBDDF09A"/>
    <w:rsid w:val="DBE6B2B7"/>
    <w:rsid w:val="DBE92C4E"/>
    <w:rsid w:val="DBEE8754"/>
    <w:rsid w:val="DBEEDF0C"/>
    <w:rsid w:val="DBEF15EC"/>
    <w:rsid w:val="DBF75039"/>
    <w:rsid w:val="DBF7976A"/>
    <w:rsid w:val="DBF98E04"/>
    <w:rsid w:val="DBFA990A"/>
    <w:rsid w:val="DBFBB2AC"/>
    <w:rsid w:val="DBFE2754"/>
    <w:rsid w:val="DBFE9C52"/>
    <w:rsid w:val="DBFEE635"/>
    <w:rsid w:val="DBFF94F2"/>
    <w:rsid w:val="DBFFE414"/>
    <w:rsid w:val="DC3F2FF4"/>
    <w:rsid w:val="DC466B2E"/>
    <w:rsid w:val="DC7F2387"/>
    <w:rsid w:val="DC7F26F7"/>
    <w:rsid w:val="DC7FBB33"/>
    <w:rsid w:val="DCB74595"/>
    <w:rsid w:val="DCBEFDB9"/>
    <w:rsid w:val="DCCF0DEC"/>
    <w:rsid w:val="DCDAD603"/>
    <w:rsid w:val="DCE1B16A"/>
    <w:rsid w:val="DCEDE717"/>
    <w:rsid w:val="DCEFEFDA"/>
    <w:rsid w:val="DCF54A05"/>
    <w:rsid w:val="DCF9D363"/>
    <w:rsid w:val="DCFB303A"/>
    <w:rsid w:val="DCFD5858"/>
    <w:rsid w:val="DCFD8BCF"/>
    <w:rsid w:val="DCFE40DF"/>
    <w:rsid w:val="DD13D76D"/>
    <w:rsid w:val="DD15FF32"/>
    <w:rsid w:val="DD270690"/>
    <w:rsid w:val="DD2F3D2E"/>
    <w:rsid w:val="DD3ADF9C"/>
    <w:rsid w:val="DD3DBA5B"/>
    <w:rsid w:val="DD579040"/>
    <w:rsid w:val="DD673E8B"/>
    <w:rsid w:val="DD6F0D84"/>
    <w:rsid w:val="DD762940"/>
    <w:rsid w:val="DD7D2B88"/>
    <w:rsid w:val="DD7FB0FA"/>
    <w:rsid w:val="DD9FDBD4"/>
    <w:rsid w:val="DDAD647B"/>
    <w:rsid w:val="DDAE373D"/>
    <w:rsid w:val="DDBA7B0C"/>
    <w:rsid w:val="DDBB983A"/>
    <w:rsid w:val="DDBF1999"/>
    <w:rsid w:val="DDD2E827"/>
    <w:rsid w:val="DDD75307"/>
    <w:rsid w:val="DDDEB088"/>
    <w:rsid w:val="DDEB430A"/>
    <w:rsid w:val="DDED9DA1"/>
    <w:rsid w:val="DDEEA3D5"/>
    <w:rsid w:val="DDF2FB46"/>
    <w:rsid w:val="DDF3A09A"/>
    <w:rsid w:val="DDF71490"/>
    <w:rsid w:val="DDFB9F6A"/>
    <w:rsid w:val="DDFCDDC0"/>
    <w:rsid w:val="DDFD36A4"/>
    <w:rsid w:val="DDFD4BC8"/>
    <w:rsid w:val="DDFFE2F8"/>
    <w:rsid w:val="DDFFF5A9"/>
    <w:rsid w:val="DE1F726C"/>
    <w:rsid w:val="DE330624"/>
    <w:rsid w:val="DE351B46"/>
    <w:rsid w:val="DE3A9282"/>
    <w:rsid w:val="DE768437"/>
    <w:rsid w:val="DE769DA7"/>
    <w:rsid w:val="DE7E1C87"/>
    <w:rsid w:val="DE96BC40"/>
    <w:rsid w:val="DEAF2556"/>
    <w:rsid w:val="DEB1C756"/>
    <w:rsid w:val="DEB7E16B"/>
    <w:rsid w:val="DEBA2B09"/>
    <w:rsid w:val="DEDBBB1E"/>
    <w:rsid w:val="DEDF4305"/>
    <w:rsid w:val="DEDFA500"/>
    <w:rsid w:val="DEED522A"/>
    <w:rsid w:val="DEED6F57"/>
    <w:rsid w:val="DEEE40CA"/>
    <w:rsid w:val="DEEFDBEF"/>
    <w:rsid w:val="DEF7B2D5"/>
    <w:rsid w:val="DEFAB775"/>
    <w:rsid w:val="DEFBD6D4"/>
    <w:rsid w:val="DEFFAE5A"/>
    <w:rsid w:val="DF13ECAF"/>
    <w:rsid w:val="DF277976"/>
    <w:rsid w:val="DF279B18"/>
    <w:rsid w:val="DF2FBD12"/>
    <w:rsid w:val="DF37F932"/>
    <w:rsid w:val="DF3F34A4"/>
    <w:rsid w:val="DF3FFBEC"/>
    <w:rsid w:val="DF4F037F"/>
    <w:rsid w:val="DF4F6ADD"/>
    <w:rsid w:val="DF532417"/>
    <w:rsid w:val="DF5FD7F5"/>
    <w:rsid w:val="DF666A01"/>
    <w:rsid w:val="DF6B0E21"/>
    <w:rsid w:val="DF7A917F"/>
    <w:rsid w:val="DF7BFA91"/>
    <w:rsid w:val="DF7F07E4"/>
    <w:rsid w:val="DF7F4D84"/>
    <w:rsid w:val="DF7F5D92"/>
    <w:rsid w:val="DF7F8D4C"/>
    <w:rsid w:val="DF7FBE7E"/>
    <w:rsid w:val="DF7FE388"/>
    <w:rsid w:val="DF852A13"/>
    <w:rsid w:val="DF8B0831"/>
    <w:rsid w:val="DF8E28DF"/>
    <w:rsid w:val="DF9AD2CD"/>
    <w:rsid w:val="DF9DC6A7"/>
    <w:rsid w:val="DF9F0977"/>
    <w:rsid w:val="DF9FE2B6"/>
    <w:rsid w:val="DFAA26FA"/>
    <w:rsid w:val="DFAB9FBB"/>
    <w:rsid w:val="DFAE8126"/>
    <w:rsid w:val="DFB34B5E"/>
    <w:rsid w:val="DFB51F9E"/>
    <w:rsid w:val="DFB9C39D"/>
    <w:rsid w:val="DFBD3E3D"/>
    <w:rsid w:val="DFBE33D1"/>
    <w:rsid w:val="DFBED5E7"/>
    <w:rsid w:val="DFBF1C53"/>
    <w:rsid w:val="DFBF3FE4"/>
    <w:rsid w:val="DFBF8A90"/>
    <w:rsid w:val="DFBF8E04"/>
    <w:rsid w:val="DFC18024"/>
    <w:rsid w:val="DFC3B9C7"/>
    <w:rsid w:val="DFCE94BF"/>
    <w:rsid w:val="DFCF2107"/>
    <w:rsid w:val="DFCF4BB9"/>
    <w:rsid w:val="DFD634B6"/>
    <w:rsid w:val="DFD654F9"/>
    <w:rsid w:val="DFDB2A97"/>
    <w:rsid w:val="DFDCB303"/>
    <w:rsid w:val="DFDD1788"/>
    <w:rsid w:val="DFDE3D2A"/>
    <w:rsid w:val="DFDF6CE7"/>
    <w:rsid w:val="DFDF98CB"/>
    <w:rsid w:val="DFDFA061"/>
    <w:rsid w:val="DFDFBC66"/>
    <w:rsid w:val="DFE4F7B0"/>
    <w:rsid w:val="DFE7D040"/>
    <w:rsid w:val="DFE8B094"/>
    <w:rsid w:val="DFEA68C6"/>
    <w:rsid w:val="DFEB4ADC"/>
    <w:rsid w:val="DFEDC0AE"/>
    <w:rsid w:val="DFEDDEC6"/>
    <w:rsid w:val="DFEF5BD4"/>
    <w:rsid w:val="DFEF6022"/>
    <w:rsid w:val="DFEF819A"/>
    <w:rsid w:val="DFEF95C6"/>
    <w:rsid w:val="DFEFD79F"/>
    <w:rsid w:val="DFF2151D"/>
    <w:rsid w:val="DFF32990"/>
    <w:rsid w:val="DFF33CF3"/>
    <w:rsid w:val="DFF4945E"/>
    <w:rsid w:val="DFF73331"/>
    <w:rsid w:val="DFF73F00"/>
    <w:rsid w:val="DFF7E9E8"/>
    <w:rsid w:val="DFF7FC3E"/>
    <w:rsid w:val="DFFAE65C"/>
    <w:rsid w:val="DFFB032F"/>
    <w:rsid w:val="DFFB22AA"/>
    <w:rsid w:val="DFFBC199"/>
    <w:rsid w:val="DFFCCCAF"/>
    <w:rsid w:val="DFFDB390"/>
    <w:rsid w:val="DFFDCC40"/>
    <w:rsid w:val="DFFF011C"/>
    <w:rsid w:val="DFFF0AE5"/>
    <w:rsid w:val="DFFF1481"/>
    <w:rsid w:val="DFFF2A4A"/>
    <w:rsid w:val="DFFF3CE5"/>
    <w:rsid w:val="DFFF6844"/>
    <w:rsid w:val="DFFF723C"/>
    <w:rsid w:val="DFFFB07E"/>
    <w:rsid w:val="DFFFE8E0"/>
    <w:rsid w:val="E07D1E3F"/>
    <w:rsid w:val="E17FAD22"/>
    <w:rsid w:val="E1AB8552"/>
    <w:rsid w:val="E1D28550"/>
    <w:rsid w:val="E1E7A7C4"/>
    <w:rsid w:val="E27536E9"/>
    <w:rsid w:val="E2FE0300"/>
    <w:rsid w:val="E33D5B40"/>
    <w:rsid w:val="E34FD4A1"/>
    <w:rsid w:val="E37300C8"/>
    <w:rsid w:val="E3AEB058"/>
    <w:rsid w:val="E3EFB317"/>
    <w:rsid w:val="E3FDA58E"/>
    <w:rsid w:val="E3FDB13A"/>
    <w:rsid w:val="E3FE64D1"/>
    <w:rsid w:val="E471F0D9"/>
    <w:rsid w:val="E477EAEF"/>
    <w:rsid w:val="E48E73A6"/>
    <w:rsid w:val="E4B75AF4"/>
    <w:rsid w:val="E4E75294"/>
    <w:rsid w:val="E4FFF872"/>
    <w:rsid w:val="E5373185"/>
    <w:rsid w:val="E55E4437"/>
    <w:rsid w:val="E56B5B58"/>
    <w:rsid w:val="E57F1087"/>
    <w:rsid w:val="E57F71FF"/>
    <w:rsid w:val="E5D37F2A"/>
    <w:rsid w:val="E5D7171E"/>
    <w:rsid w:val="E5E47266"/>
    <w:rsid w:val="E5E7EAC4"/>
    <w:rsid w:val="E5F1151E"/>
    <w:rsid w:val="E5FF70A1"/>
    <w:rsid w:val="E63E1F27"/>
    <w:rsid w:val="E6BB2D05"/>
    <w:rsid w:val="E6E76E46"/>
    <w:rsid w:val="E6F65ADB"/>
    <w:rsid w:val="E6F75FA4"/>
    <w:rsid w:val="E6F7E9CC"/>
    <w:rsid w:val="E6FA4285"/>
    <w:rsid w:val="E72F5DFA"/>
    <w:rsid w:val="E72FDD5C"/>
    <w:rsid w:val="E75F703A"/>
    <w:rsid w:val="E76214B8"/>
    <w:rsid w:val="E7770AE3"/>
    <w:rsid w:val="E77F64D4"/>
    <w:rsid w:val="E77F9F8C"/>
    <w:rsid w:val="E7B920C7"/>
    <w:rsid w:val="E7CD0D1D"/>
    <w:rsid w:val="E7DB3BA3"/>
    <w:rsid w:val="E7E6EB12"/>
    <w:rsid w:val="E7EF8C7A"/>
    <w:rsid w:val="E7F170C5"/>
    <w:rsid w:val="E7F1C6C9"/>
    <w:rsid w:val="E7FA7036"/>
    <w:rsid w:val="E7FB506B"/>
    <w:rsid w:val="E7FB78FD"/>
    <w:rsid w:val="E7FB9310"/>
    <w:rsid w:val="E7FF8FC5"/>
    <w:rsid w:val="E7FFC907"/>
    <w:rsid w:val="E8B30802"/>
    <w:rsid w:val="E8D3C5EE"/>
    <w:rsid w:val="E8DF3B29"/>
    <w:rsid w:val="E8FF4349"/>
    <w:rsid w:val="E9B514F5"/>
    <w:rsid w:val="E9BBEDBD"/>
    <w:rsid w:val="E9BBEF0D"/>
    <w:rsid w:val="E9BFB063"/>
    <w:rsid w:val="E9F5698F"/>
    <w:rsid w:val="E9F71EFB"/>
    <w:rsid w:val="E9FB2F63"/>
    <w:rsid w:val="E9FFA7CF"/>
    <w:rsid w:val="EA5F2786"/>
    <w:rsid w:val="EA5FDCC4"/>
    <w:rsid w:val="EA6F5EA0"/>
    <w:rsid w:val="EA8AA9C6"/>
    <w:rsid w:val="EA9DF4FC"/>
    <w:rsid w:val="EAD7019B"/>
    <w:rsid w:val="EAF50994"/>
    <w:rsid w:val="EAFF97FA"/>
    <w:rsid w:val="EB0E1D95"/>
    <w:rsid w:val="EB1B2208"/>
    <w:rsid w:val="EB3D4FC6"/>
    <w:rsid w:val="EB5FAAAF"/>
    <w:rsid w:val="EB7B80C6"/>
    <w:rsid w:val="EB9BE1B5"/>
    <w:rsid w:val="EBB7A134"/>
    <w:rsid w:val="EBB7B6EC"/>
    <w:rsid w:val="EBBFEC39"/>
    <w:rsid w:val="EBCCC90D"/>
    <w:rsid w:val="EBD569D5"/>
    <w:rsid w:val="EBD91011"/>
    <w:rsid w:val="EBDBB00A"/>
    <w:rsid w:val="EBDBC790"/>
    <w:rsid w:val="EBDEF54F"/>
    <w:rsid w:val="EBE7830A"/>
    <w:rsid w:val="EBEAFF84"/>
    <w:rsid w:val="EBF60F5E"/>
    <w:rsid w:val="EBF6CD03"/>
    <w:rsid w:val="EBF79094"/>
    <w:rsid w:val="EBF7CB58"/>
    <w:rsid w:val="EBF93ADF"/>
    <w:rsid w:val="EBFE0DFB"/>
    <w:rsid w:val="EBFED25A"/>
    <w:rsid w:val="EBFF5103"/>
    <w:rsid w:val="EBFF6271"/>
    <w:rsid w:val="EBFF78F7"/>
    <w:rsid w:val="EBFF8DFC"/>
    <w:rsid w:val="EBFFD721"/>
    <w:rsid w:val="EBFFE523"/>
    <w:rsid w:val="EC717C84"/>
    <w:rsid w:val="EC775D51"/>
    <w:rsid w:val="EC7BCE56"/>
    <w:rsid w:val="EC7F56C8"/>
    <w:rsid w:val="EC7F9445"/>
    <w:rsid w:val="EC9F071A"/>
    <w:rsid w:val="ECAE8611"/>
    <w:rsid w:val="ECCD3645"/>
    <w:rsid w:val="ECCEC38C"/>
    <w:rsid w:val="ECF6DA52"/>
    <w:rsid w:val="ECFC391E"/>
    <w:rsid w:val="ECFE7E0C"/>
    <w:rsid w:val="ECFFB6C3"/>
    <w:rsid w:val="ED6E1506"/>
    <w:rsid w:val="ED6FB7BF"/>
    <w:rsid w:val="ED7FADA4"/>
    <w:rsid w:val="ED98921F"/>
    <w:rsid w:val="ED9BA1F4"/>
    <w:rsid w:val="EDAB2033"/>
    <w:rsid w:val="EDABB4B0"/>
    <w:rsid w:val="EDAE9626"/>
    <w:rsid w:val="EDBAC09A"/>
    <w:rsid w:val="EDBBA6C8"/>
    <w:rsid w:val="EDBBB2D7"/>
    <w:rsid w:val="EDBFC43C"/>
    <w:rsid w:val="EDDF308F"/>
    <w:rsid w:val="EDDF6735"/>
    <w:rsid w:val="EDDFD84A"/>
    <w:rsid w:val="EDDFED59"/>
    <w:rsid w:val="EDE84972"/>
    <w:rsid w:val="EDEEC7F3"/>
    <w:rsid w:val="EDEF7A54"/>
    <w:rsid w:val="EDEF88E3"/>
    <w:rsid w:val="EDEFA26E"/>
    <w:rsid w:val="EDF572F7"/>
    <w:rsid w:val="EDF70FAB"/>
    <w:rsid w:val="EDFE9C4F"/>
    <w:rsid w:val="EDFF78E6"/>
    <w:rsid w:val="EDFF7EBF"/>
    <w:rsid w:val="EDFF9DA8"/>
    <w:rsid w:val="EE374280"/>
    <w:rsid w:val="EE554F7A"/>
    <w:rsid w:val="EE5AE0C7"/>
    <w:rsid w:val="EE7993A0"/>
    <w:rsid w:val="EE7DF396"/>
    <w:rsid w:val="EE7F6D66"/>
    <w:rsid w:val="EE7FD160"/>
    <w:rsid w:val="EE9B0F6A"/>
    <w:rsid w:val="EEA2D5B5"/>
    <w:rsid w:val="EEBD9027"/>
    <w:rsid w:val="EEBF46EB"/>
    <w:rsid w:val="EEBFEF51"/>
    <w:rsid w:val="EEDFCAE3"/>
    <w:rsid w:val="EEF29D22"/>
    <w:rsid w:val="EEF6DF70"/>
    <w:rsid w:val="EEF7DFFA"/>
    <w:rsid w:val="EEFA4A00"/>
    <w:rsid w:val="EEFC8C98"/>
    <w:rsid w:val="EEFD53D2"/>
    <w:rsid w:val="EEFDC98B"/>
    <w:rsid w:val="EEFF86F9"/>
    <w:rsid w:val="EF1BB39B"/>
    <w:rsid w:val="EF1E4731"/>
    <w:rsid w:val="EF27DE04"/>
    <w:rsid w:val="EF3588BB"/>
    <w:rsid w:val="EF3AB278"/>
    <w:rsid w:val="EF3B82B2"/>
    <w:rsid w:val="EF591FEE"/>
    <w:rsid w:val="EF5EC2DA"/>
    <w:rsid w:val="EF5EC4AE"/>
    <w:rsid w:val="EF5FE221"/>
    <w:rsid w:val="EF65D0A3"/>
    <w:rsid w:val="EF6E03A2"/>
    <w:rsid w:val="EF73CBD4"/>
    <w:rsid w:val="EF7682B2"/>
    <w:rsid w:val="EF7E7A2A"/>
    <w:rsid w:val="EF7EF819"/>
    <w:rsid w:val="EF7F171B"/>
    <w:rsid w:val="EF7F2536"/>
    <w:rsid w:val="EF7F7F34"/>
    <w:rsid w:val="EF7FC5CC"/>
    <w:rsid w:val="EF857295"/>
    <w:rsid w:val="EF8F9CFC"/>
    <w:rsid w:val="EF9020C9"/>
    <w:rsid w:val="EF91BC5C"/>
    <w:rsid w:val="EF9E31AE"/>
    <w:rsid w:val="EFA72EFC"/>
    <w:rsid w:val="EFAA58DB"/>
    <w:rsid w:val="EFB1D36B"/>
    <w:rsid w:val="EFB50FC2"/>
    <w:rsid w:val="EFBE593F"/>
    <w:rsid w:val="EFBEF9F2"/>
    <w:rsid w:val="EFBF9355"/>
    <w:rsid w:val="EFBFAEAB"/>
    <w:rsid w:val="EFBFC1E0"/>
    <w:rsid w:val="EFBFD0C3"/>
    <w:rsid w:val="EFCF0F68"/>
    <w:rsid w:val="EFCF4A18"/>
    <w:rsid w:val="EFCFB74C"/>
    <w:rsid w:val="EFDB0D17"/>
    <w:rsid w:val="EFDD0AA7"/>
    <w:rsid w:val="EFDDF882"/>
    <w:rsid w:val="EFDFD298"/>
    <w:rsid w:val="EFE3304F"/>
    <w:rsid w:val="EFE69542"/>
    <w:rsid w:val="EFE71E3A"/>
    <w:rsid w:val="EFEA3509"/>
    <w:rsid w:val="EFEDAB15"/>
    <w:rsid w:val="EFEE5D74"/>
    <w:rsid w:val="EFEE6321"/>
    <w:rsid w:val="EFEFC3E5"/>
    <w:rsid w:val="EFEFDFDC"/>
    <w:rsid w:val="EFF269B8"/>
    <w:rsid w:val="EFF276ED"/>
    <w:rsid w:val="EFF30111"/>
    <w:rsid w:val="EFF3F619"/>
    <w:rsid w:val="EFF414F7"/>
    <w:rsid w:val="EFF5D236"/>
    <w:rsid w:val="EFF74840"/>
    <w:rsid w:val="EFF78952"/>
    <w:rsid w:val="EFF78BAC"/>
    <w:rsid w:val="EFF790D1"/>
    <w:rsid w:val="EFF7D162"/>
    <w:rsid w:val="EFF8FAAB"/>
    <w:rsid w:val="EFFA9CE1"/>
    <w:rsid w:val="EFFB48CB"/>
    <w:rsid w:val="EFFBA2FA"/>
    <w:rsid w:val="EFFE77F4"/>
    <w:rsid w:val="EFFEFC26"/>
    <w:rsid w:val="EFFF52F6"/>
    <w:rsid w:val="EFFF5EF7"/>
    <w:rsid w:val="EFFF7CA2"/>
    <w:rsid w:val="EFFFA501"/>
    <w:rsid w:val="EFFFB95C"/>
    <w:rsid w:val="EFFFCD2A"/>
    <w:rsid w:val="EFFFFF1C"/>
    <w:rsid w:val="F03B0E02"/>
    <w:rsid w:val="F0AF59DC"/>
    <w:rsid w:val="F11E68B3"/>
    <w:rsid w:val="F14E1DD5"/>
    <w:rsid w:val="F1A6495B"/>
    <w:rsid w:val="F1FACAD7"/>
    <w:rsid w:val="F1FBE6D4"/>
    <w:rsid w:val="F21F8547"/>
    <w:rsid w:val="F22613FF"/>
    <w:rsid w:val="F247BFAC"/>
    <w:rsid w:val="F2A3FD2D"/>
    <w:rsid w:val="F2A69341"/>
    <w:rsid w:val="F2D7276F"/>
    <w:rsid w:val="F2EE33AF"/>
    <w:rsid w:val="F2EE7EF2"/>
    <w:rsid w:val="F2EF4873"/>
    <w:rsid w:val="F2EF4DC9"/>
    <w:rsid w:val="F2FF32DF"/>
    <w:rsid w:val="F2FF4F22"/>
    <w:rsid w:val="F2FF50E5"/>
    <w:rsid w:val="F2FFAAFC"/>
    <w:rsid w:val="F33B5332"/>
    <w:rsid w:val="F367004C"/>
    <w:rsid w:val="F36FAE75"/>
    <w:rsid w:val="F37A68DA"/>
    <w:rsid w:val="F37E21C2"/>
    <w:rsid w:val="F37E3838"/>
    <w:rsid w:val="F37FABB4"/>
    <w:rsid w:val="F38D895D"/>
    <w:rsid w:val="F38FFAD6"/>
    <w:rsid w:val="F39E8ADE"/>
    <w:rsid w:val="F39E9985"/>
    <w:rsid w:val="F3B78A99"/>
    <w:rsid w:val="F3B959D1"/>
    <w:rsid w:val="F3BFC289"/>
    <w:rsid w:val="F3CAA3FB"/>
    <w:rsid w:val="F3CBC75D"/>
    <w:rsid w:val="F3CF5E8B"/>
    <w:rsid w:val="F3DF5C6A"/>
    <w:rsid w:val="F3DFE145"/>
    <w:rsid w:val="F3EDFC0F"/>
    <w:rsid w:val="F3F249DE"/>
    <w:rsid w:val="F3F3A717"/>
    <w:rsid w:val="F3F54342"/>
    <w:rsid w:val="F3F5CD0D"/>
    <w:rsid w:val="F3F7C0FB"/>
    <w:rsid w:val="F3FAFCE2"/>
    <w:rsid w:val="F3FF69EF"/>
    <w:rsid w:val="F3FFCFCE"/>
    <w:rsid w:val="F46DD7CF"/>
    <w:rsid w:val="F4D365A6"/>
    <w:rsid w:val="F4DFAE9E"/>
    <w:rsid w:val="F4FD7BFB"/>
    <w:rsid w:val="F4FF232C"/>
    <w:rsid w:val="F4FF28C8"/>
    <w:rsid w:val="F548D0E8"/>
    <w:rsid w:val="F54F8DCE"/>
    <w:rsid w:val="F55A08B3"/>
    <w:rsid w:val="F55FDA18"/>
    <w:rsid w:val="F576C89D"/>
    <w:rsid w:val="F579A33E"/>
    <w:rsid w:val="F57B49E5"/>
    <w:rsid w:val="F57F9AD7"/>
    <w:rsid w:val="F5B9E89F"/>
    <w:rsid w:val="F5BE0550"/>
    <w:rsid w:val="F5BF3A1F"/>
    <w:rsid w:val="F5C246A9"/>
    <w:rsid w:val="F5CD6367"/>
    <w:rsid w:val="F5D39112"/>
    <w:rsid w:val="F5D65DB0"/>
    <w:rsid w:val="F5DB378F"/>
    <w:rsid w:val="F5DBDE3E"/>
    <w:rsid w:val="F5DF28F0"/>
    <w:rsid w:val="F5EDB8DB"/>
    <w:rsid w:val="F5EE9748"/>
    <w:rsid w:val="F5EEECE5"/>
    <w:rsid w:val="F5F16682"/>
    <w:rsid w:val="F5F34035"/>
    <w:rsid w:val="F5F55B35"/>
    <w:rsid w:val="F5F69271"/>
    <w:rsid w:val="F5FD64C5"/>
    <w:rsid w:val="F5FEE26D"/>
    <w:rsid w:val="F5FF2ED3"/>
    <w:rsid w:val="F5FF49B0"/>
    <w:rsid w:val="F5FF71C1"/>
    <w:rsid w:val="F5FF8EFA"/>
    <w:rsid w:val="F5FFAA21"/>
    <w:rsid w:val="F5FFC33A"/>
    <w:rsid w:val="F65BE381"/>
    <w:rsid w:val="F66F5EA7"/>
    <w:rsid w:val="F66FC003"/>
    <w:rsid w:val="F67D2FDC"/>
    <w:rsid w:val="F67DF459"/>
    <w:rsid w:val="F67F877A"/>
    <w:rsid w:val="F69681CD"/>
    <w:rsid w:val="F6AFADA3"/>
    <w:rsid w:val="F6B27918"/>
    <w:rsid w:val="F6BA26BB"/>
    <w:rsid w:val="F6BC420E"/>
    <w:rsid w:val="F6BD432C"/>
    <w:rsid w:val="F6BE0E17"/>
    <w:rsid w:val="F6BEC113"/>
    <w:rsid w:val="F6C0174C"/>
    <w:rsid w:val="F6CF131B"/>
    <w:rsid w:val="F6D14741"/>
    <w:rsid w:val="F6DFC364"/>
    <w:rsid w:val="F6E2D2E6"/>
    <w:rsid w:val="F6E7FE24"/>
    <w:rsid w:val="F6ED3E43"/>
    <w:rsid w:val="F6F3DDCE"/>
    <w:rsid w:val="F6FD2F97"/>
    <w:rsid w:val="F6FECA49"/>
    <w:rsid w:val="F6FF7E64"/>
    <w:rsid w:val="F6FFDFB1"/>
    <w:rsid w:val="F6FFE8C9"/>
    <w:rsid w:val="F717675C"/>
    <w:rsid w:val="F73FB849"/>
    <w:rsid w:val="F73FCB2C"/>
    <w:rsid w:val="F73FE4F1"/>
    <w:rsid w:val="F74537A6"/>
    <w:rsid w:val="F74F3FE6"/>
    <w:rsid w:val="F7541BCF"/>
    <w:rsid w:val="F75B1578"/>
    <w:rsid w:val="F75C94B2"/>
    <w:rsid w:val="F76DC0FB"/>
    <w:rsid w:val="F76E3619"/>
    <w:rsid w:val="F777E0B5"/>
    <w:rsid w:val="F77A8A9F"/>
    <w:rsid w:val="F77D194E"/>
    <w:rsid w:val="F77DA24E"/>
    <w:rsid w:val="F77E5F01"/>
    <w:rsid w:val="F77F1424"/>
    <w:rsid w:val="F77F3579"/>
    <w:rsid w:val="F77F49C0"/>
    <w:rsid w:val="F79BB7DB"/>
    <w:rsid w:val="F79C613D"/>
    <w:rsid w:val="F79FEFAC"/>
    <w:rsid w:val="F79FF4AF"/>
    <w:rsid w:val="F79FF68D"/>
    <w:rsid w:val="F7A51FCE"/>
    <w:rsid w:val="F7AE22CC"/>
    <w:rsid w:val="F7AEF351"/>
    <w:rsid w:val="F7AF357F"/>
    <w:rsid w:val="F7AFC77F"/>
    <w:rsid w:val="F7AFD714"/>
    <w:rsid w:val="F7B6BBE9"/>
    <w:rsid w:val="F7BA0F8E"/>
    <w:rsid w:val="F7BDC357"/>
    <w:rsid w:val="F7BEC61E"/>
    <w:rsid w:val="F7BF59B8"/>
    <w:rsid w:val="F7BFC930"/>
    <w:rsid w:val="F7CA82C5"/>
    <w:rsid w:val="F7CB0D09"/>
    <w:rsid w:val="F7CF17A2"/>
    <w:rsid w:val="F7D3AAF1"/>
    <w:rsid w:val="F7D7FCF2"/>
    <w:rsid w:val="F7DB10EA"/>
    <w:rsid w:val="F7DD1134"/>
    <w:rsid w:val="F7DD4784"/>
    <w:rsid w:val="F7DF635F"/>
    <w:rsid w:val="F7DF7124"/>
    <w:rsid w:val="F7DF90B6"/>
    <w:rsid w:val="F7DFA627"/>
    <w:rsid w:val="F7DFA75B"/>
    <w:rsid w:val="F7E61438"/>
    <w:rsid w:val="F7EB1D92"/>
    <w:rsid w:val="F7ED562D"/>
    <w:rsid w:val="F7EF244C"/>
    <w:rsid w:val="F7EF30CA"/>
    <w:rsid w:val="F7EF66A3"/>
    <w:rsid w:val="F7EF83E7"/>
    <w:rsid w:val="F7EFC47C"/>
    <w:rsid w:val="F7F11152"/>
    <w:rsid w:val="F7F4E775"/>
    <w:rsid w:val="F7F6E624"/>
    <w:rsid w:val="F7F71540"/>
    <w:rsid w:val="F7F71D20"/>
    <w:rsid w:val="F7F7941D"/>
    <w:rsid w:val="F7F7AA98"/>
    <w:rsid w:val="F7F7E88F"/>
    <w:rsid w:val="F7FB6759"/>
    <w:rsid w:val="F7FB7E85"/>
    <w:rsid w:val="F7FBB355"/>
    <w:rsid w:val="F7FBD2FA"/>
    <w:rsid w:val="F7FBD883"/>
    <w:rsid w:val="F7FC8BFD"/>
    <w:rsid w:val="F7FD7E9D"/>
    <w:rsid w:val="F7FDCE1A"/>
    <w:rsid w:val="F7FDF37C"/>
    <w:rsid w:val="F7FDFCF0"/>
    <w:rsid w:val="F7FDFCFE"/>
    <w:rsid w:val="F7FE3220"/>
    <w:rsid w:val="F7FE51E3"/>
    <w:rsid w:val="F7FE68FE"/>
    <w:rsid w:val="F7FEF420"/>
    <w:rsid w:val="F7FF086A"/>
    <w:rsid w:val="F7FF0C46"/>
    <w:rsid w:val="F7FF2CEC"/>
    <w:rsid w:val="F7FF318D"/>
    <w:rsid w:val="F7FF35EB"/>
    <w:rsid w:val="F7FF5560"/>
    <w:rsid w:val="F7FF83C3"/>
    <w:rsid w:val="F7FFA346"/>
    <w:rsid w:val="F7FFA7C1"/>
    <w:rsid w:val="F7FFB58F"/>
    <w:rsid w:val="F7FFD3A4"/>
    <w:rsid w:val="F7FFE398"/>
    <w:rsid w:val="F7FFEF31"/>
    <w:rsid w:val="F7FFF0A7"/>
    <w:rsid w:val="F87DE0C6"/>
    <w:rsid w:val="F8B73DFE"/>
    <w:rsid w:val="F8B9F4F0"/>
    <w:rsid w:val="F8EE5A41"/>
    <w:rsid w:val="F8EF7227"/>
    <w:rsid w:val="F8FB9D5E"/>
    <w:rsid w:val="F8FF7F40"/>
    <w:rsid w:val="F9179029"/>
    <w:rsid w:val="F91F00FC"/>
    <w:rsid w:val="F92E3F68"/>
    <w:rsid w:val="F93EDF1A"/>
    <w:rsid w:val="F9573FEA"/>
    <w:rsid w:val="F97709A5"/>
    <w:rsid w:val="F9775BFD"/>
    <w:rsid w:val="F97B7131"/>
    <w:rsid w:val="F97BDBD7"/>
    <w:rsid w:val="F97ECF59"/>
    <w:rsid w:val="F9879BB0"/>
    <w:rsid w:val="F9A73F69"/>
    <w:rsid w:val="F9AFFCCA"/>
    <w:rsid w:val="F9BAC1FF"/>
    <w:rsid w:val="F9BE2A77"/>
    <w:rsid w:val="F9BF59DC"/>
    <w:rsid w:val="F9CF8CB2"/>
    <w:rsid w:val="F9D612DD"/>
    <w:rsid w:val="F9D72186"/>
    <w:rsid w:val="F9D9AF98"/>
    <w:rsid w:val="F9DD71A4"/>
    <w:rsid w:val="F9DEC466"/>
    <w:rsid w:val="F9EEF50F"/>
    <w:rsid w:val="F9EF854D"/>
    <w:rsid w:val="F9F38A4B"/>
    <w:rsid w:val="F9F3E7E7"/>
    <w:rsid w:val="F9F5883C"/>
    <w:rsid w:val="F9F5CB36"/>
    <w:rsid w:val="F9F92802"/>
    <w:rsid w:val="F9FEFB70"/>
    <w:rsid w:val="F9FF27A8"/>
    <w:rsid w:val="F9FF58B8"/>
    <w:rsid w:val="F9FFC415"/>
    <w:rsid w:val="FA5DA317"/>
    <w:rsid w:val="FA7A06FB"/>
    <w:rsid w:val="FAA77BE5"/>
    <w:rsid w:val="FAAE0D56"/>
    <w:rsid w:val="FAB68F29"/>
    <w:rsid w:val="FACDAFCD"/>
    <w:rsid w:val="FAD5CDB5"/>
    <w:rsid w:val="FADFF5AC"/>
    <w:rsid w:val="FAECF5F5"/>
    <w:rsid w:val="FAEDE806"/>
    <w:rsid w:val="FAEF0ECA"/>
    <w:rsid w:val="FAF41D82"/>
    <w:rsid w:val="FAF76450"/>
    <w:rsid w:val="FAF77ECA"/>
    <w:rsid w:val="FAFD2B13"/>
    <w:rsid w:val="FAFD6C2A"/>
    <w:rsid w:val="FAFED7BE"/>
    <w:rsid w:val="FAFF0695"/>
    <w:rsid w:val="FAFF363A"/>
    <w:rsid w:val="FAFF4370"/>
    <w:rsid w:val="FAFFADAF"/>
    <w:rsid w:val="FAFFBF8F"/>
    <w:rsid w:val="FAFFD0CD"/>
    <w:rsid w:val="FB36BF00"/>
    <w:rsid w:val="FB3737D9"/>
    <w:rsid w:val="FB3BCA4B"/>
    <w:rsid w:val="FB3BD7B7"/>
    <w:rsid w:val="FB3BE8C8"/>
    <w:rsid w:val="FB3E25FF"/>
    <w:rsid w:val="FB476D82"/>
    <w:rsid w:val="FB5F3626"/>
    <w:rsid w:val="FB5F4507"/>
    <w:rsid w:val="FB6A5E89"/>
    <w:rsid w:val="FB6E079A"/>
    <w:rsid w:val="FB6EDBF4"/>
    <w:rsid w:val="FB6F45DC"/>
    <w:rsid w:val="FB72F9DB"/>
    <w:rsid w:val="FB73A55E"/>
    <w:rsid w:val="FB7731E9"/>
    <w:rsid w:val="FB77B7D2"/>
    <w:rsid w:val="FB7C7D77"/>
    <w:rsid w:val="FB7E255A"/>
    <w:rsid w:val="FB7F5DB6"/>
    <w:rsid w:val="FB7FCFF4"/>
    <w:rsid w:val="FB82EFD1"/>
    <w:rsid w:val="FB99F94F"/>
    <w:rsid w:val="FB9DF5E9"/>
    <w:rsid w:val="FB9E1503"/>
    <w:rsid w:val="FB9F0FB8"/>
    <w:rsid w:val="FBAD5237"/>
    <w:rsid w:val="FBAF3B19"/>
    <w:rsid w:val="FBAF6307"/>
    <w:rsid w:val="FBAFB035"/>
    <w:rsid w:val="FBB3EE12"/>
    <w:rsid w:val="FBB8993A"/>
    <w:rsid w:val="FBBB93FE"/>
    <w:rsid w:val="FBBF1A20"/>
    <w:rsid w:val="FBBF5C79"/>
    <w:rsid w:val="FBBFFD93"/>
    <w:rsid w:val="FBCF6A4F"/>
    <w:rsid w:val="FBCFBEB4"/>
    <w:rsid w:val="FBD7511E"/>
    <w:rsid w:val="FBDD97E5"/>
    <w:rsid w:val="FBDDA2A4"/>
    <w:rsid w:val="FBDF63A6"/>
    <w:rsid w:val="FBDF74B3"/>
    <w:rsid w:val="FBDFF9D5"/>
    <w:rsid w:val="FBE2BB4B"/>
    <w:rsid w:val="FBE7B19D"/>
    <w:rsid w:val="FBE9334D"/>
    <w:rsid w:val="FBF46CE4"/>
    <w:rsid w:val="FBF5B8BA"/>
    <w:rsid w:val="FBF726A4"/>
    <w:rsid w:val="FBF7F7BA"/>
    <w:rsid w:val="FBF96B03"/>
    <w:rsid w:val="FBFAF0F3"/>
    <w:rsid w:val="FBFAF2CC"/>
    <w:rsid w:val="FBFB4F82"/>
    <w:rsid w:val="FBFD65EA"/>
    <w:rsid w:val="FBFE18F7"/>
    <w:rsid w:val="FBFE2C01"/>
    <w:rsid w:val="FBFE4EDA"/>
    <w:rsid w:val="FBFE8C1F"/>
    <w:rsid w:val="FBFECBE1"/>
    <w:rsid w:val="FBFECC5D"/>
    <w:rsid w:val="FBFF02D5"/>
    <w:rsid w:val="FBFF324C"/>
    <w:rsid w:val="FBFF5A5B"/>
    <w:rsid w:val="FBFF9959"/>
    <w:rsid w:val="FBFFCA6C"/>
    <w:rsid w:val="FBFFD503"/>
    <w:rsid w:val="FBFFDC36"/>
    <w:rsid w:val="FC25E19C"/>
    <w:rsid w:val="FC38560A"/>
    <w:rsid w:val="FC3931DC"/>
    <w:rsid w:val="FC7CFB09"/>
    <w:rsid w:val="FC7D5C66"/>
    <w:rsid w:val="FC7F2918"/>
    <w:rsid w:val="FC9A1EE1"/>
    <w:rsid w:val="FCA3A333"/>
    <w:rsid w:val="FCA3D638"/>
    <w:rsid w:val="FCAF38E8"/>
    <w:rsid w:val="FCAFE20D"/>
    <w:rsid w:val="FCB5E04A"/>
    <w:rsid w:val="FCBB73C8"/>
    <w:rsid w:val="FCBF2E96"/>
    <w:rsid w:val="FCCEFC25"/>
    <w:rsid w:val="FCDBEAEE"/>
    <w:rsid w:val="FCED58BC"/>
    <w:rsid w:val="FCEF2D46"/>
    <w:rsid w:val="FCF45C26"/>
    <w:rsid w:val="FCF710AE"/>
    <w:rsid w:val="FCF78D76"/>
    <w:rsid w:val="FCFB0FEE"/>
    <w:rsid w:val="FCFF0D66"/>
    <w:rsid w:val="FCFF2730"/>
    <w:rsid w:val="FCFFA515"/>
    <w:rsid w:val="FCFFFFA8"/>
    <w:rsid w:val="FD0F5900"/>
    <w:rsid w:val="FD1DF962"/>
    <w:rsid w:val="FD338641"/>
    <w:rsid w:val="FD36A824"/>
    <w:rsid w:val="FD3FBAAB"/>
    <w:rsid w:val="FD43CB38"/>
    <w:rsid w:val="FD5F700F"/>
    <w:rsid w:val="FD6EB8A7"/>
    <w:rsid w:val="FD757496"/>
    <w:rsid w:val="FD777D67"/>
    <w:rsid w:val="FD7B6A8C"/>
    <w:rsid w:val="FD7F1CDF"/>
    <w:rsid w:val="FD7F33BD"/>
    <w:rsid w:val="FD7FF2F4"/>
    <w:rsid w:val="FD960B8C"/>
    <w:rsid w:val="FD9AA3D9"/>
    <w:rsid w:val="FD9C26D0"/>
    <w:rsid w:val="FD9F7907"/>
    <w:rsid w:val="FDA9C85E"/>
    <w:rsid w:val="FDABA8D4"/>
    <w:rsid w:val="FDBA5A16"/>
    <w:rsid w:val="FDBCAA0C"/>
    <w:rsid w:val="FDBD205A"/>
    <w:rsid w:val="FDBDD134"/>
    <w:rsid w:val="FDBF94EF"/>
    <w:rsid w:val="FDBFDFD0"/>
    <w:rsid w:val="FDD30DCE"/>
    <w:rsid w:val="FDD54FE3"/>
    <w:rsid w:val="FDD7A529"/>
    <w:rsid w:val="FDD813B2"/>
    <w:rsid w:val="FDDA8EB0"/>
    <w:rsid w:val="FDE73880"/>
    <w:rsid w:val="FDEA2A97"/>
    <w:rsid w:val="FDEB23BF"/>
    <w:rsid w:val="FDEC3DFC"/>
    <w:rsid w:val="FDECE67E"/>
    <w:rsid w:val="FDED6D29"/>
    <w:rsid w:val="FDED9F88"/>
    <w:rsid w:val="FDEEBEB5"/>
    <w:rsid w:val="FDEF6621"/>
    <w:rsid w:val="FDEF7624"/>
    <w:rsid w:val="FDF3A473"/>
    <w:rsid w:val="FDF60058"/>
    <w:rsid w:val="FDF6F546"/>
    <w:rsid w:val="FDF76026"/>
    <w:rsid w:val="FDF7CB2A"/>
    <w:rsid w:val="FDF87482"/>
    <w:rsid w:val="FDFBF014"/>
    <w:rsid w:val="FDFC907E"/>
    <w:rsid w:val="FDFDBD3D"/>
    <w:rsid w:val="FDFE0401"/>
    <w:rsid w:val="FDFE7CF4"/>
    <w:rsid w:val="FDFEBF7F"/>
    <w:rsid w:val="FDFEE80A"/>
    <w:rsid w:val="FDFFC374"/>
    <w:rsid w:val="FDFFE611"/>
    <w:rsid w:val="FDFFF8E1"/>
    <w:rsid w:val="FE1F5692"/>
    <w:rsid w:val="FE47D7D3"/>
    <w:rsid w:val="FE51A9C8"/>
    <w:rsid w:val="FE575373"/>
    <w:rsid w:val="FE59FAFC"/>
    <w:rsid w:val="FE5B8242"/>
    <w:rsid w:val="FE5BF17E"/>
    <w:rsid w:val="FE5FFC3C"/>
    <w:rsid w:val="FE65C6D1"/>
    <w:rsid w:val="FE678848"/>
    <w:rsid w:val="FE6B9592"/>
    <w:rsid w:val="FE6E38C7"/>
    <w:rsid w:val="FE6F420C"/>
    <w:rsid w:val="FE6F5E66"/>
    <w:rsid w:val="FE731286"/>
    <w:rsid w:val="FE734873"/>
    <w:rsid w:val="FE7719C6"/>
    <w:rsid w:val="FE7A0053"/>
    <w:rsid w:val="FE7B7CB0"/>
    <w:rsid w:val="FE7BDF92"/>
    <w:rsid w:val="FE7DE38F"/>
    <w:rsid w:val="FE7E9F10"/>
    <w:rsid w:val="FE7ED475"/>
    <w:rsid w:val="FE7EED30"/>
    <w:rsid w:val="FE7F0024"/>
    <w:rsid w:val="FE7F4F71"/>
    <w:rsid w:val="FE7F8849"/>
    <w:rsid w:val="FE9F091F"/>
    <w:rsid w:val="FE9F0DC4"/>
    <w:rsid w:val="FEAD482D"/>
    <w:rsid w:val="FEAF2110"/>
    <w:rsid w:val="FEAFC37C"/>
    <w:rsid w:val="FEB660E6"/>
    <w:rsid w:val="FEB76222"/>
    <w:rsid w:val="FEB91507"/>
    <w:rsid w:val="FEB9D637"/>
    <w:rsid w:val="FEBB7A59"/>
    <w:rsid w:val="FEBE7899"/>
    <w:rsid w:val="FEBF573B"/>
    <w:rsid w:val="FEC14A54"/>
    <w:rsid w:val="FEC33CFF"/>
    <w:rsid w:val="FED47F0C"/>
    <w:rsid w:val="FED7868E"/>
    <w:rsid w:val="FEDAE7C6"/>
    <w:rsid w:val="FEDB93B7"/>
    <w:rsid w:val="FEDF3D3D"/>
    <w:rsid w:val="FEDFE4E3"/>
    <w:rsid w:val="FEDFFE03"/>
    <w:rsid w:val="FEE57FE4"/>
    <w:rsid w:val="FEE7A613"/>
    <w:rsid w:val="FEE9150E"/>
    <w:rsid w:val="FEEA5F5E"/>
    <w:rsid w:val="FEEA73D8"/>
    <w:rsid w:val="FEEBA5F5"/>
    <w:rsid w:val="FEEBC550"/>
    <w:rsid w:val="FEECF044"/>
    <w:rsid w:val="FEEF1787"/>
    <w:rsid w:val="FEEF6F73"/>
    <w:rsid w:val="FEEFA9BF"/>
    <w:rsid w:val="FEF16509"/>
    <w:rsid w:val="FEF1DE80"/>
    <w:rsid w:val="FEF3C8F4"/>
    <w:rsid w:val="FEF3FEA1"/>
    <w:rsid w:val="FEF52D82"/>
    <w:rsid w:val="FEF73746"/>
    <w:rsid w:val="FEF79B60"/>
    <w:rsid w:val="FEF7D1FE"/>
    <w:rsid w:val="FEF909D9"/>
    <w:rsid w:val="FEF9922A"/>
    <w:rsid w:val="FEFA9599"/>
    <w:rsid w:val="FEFB4F3F"/>
    <w:rsid w:val="FEFB586C"/>
    <w:rsid w:val="FEFB5FC7"/>
    <w:rsid w:val="FEFB7DD3"/>
    <w:rsid w:val="FEFC7FE5"/>
    <w:rsid w:val="FEFCC4E6"/>
    <w:rsid w:val="FEFDF89C"/>
    <w:rsid w:val="FEFE5EB7"/>
    <w:rsid w:val="FEFEADDE"/>
    <w:rsid w:val="FEFF0CD7"/>
    <w:rsid w:val="FEFF166F"/>
    <w:rsid w:val="FEFF1F55"/>
    <w:rsid w:val="FEFF26D0"/>
    <w:rsid w:val="FEFF4E65"/>
    <w:rsid w:val="FEFF8F15"/>
    <w:rsid w:val="FEFFB25F"/>
    <w:rsid w:val="FEFFB92F"/>
    <w:rsid w:val="FEFFC614"/>
    <w:rsid w:val="FEFFCCFA"/>
    <w:rsid w:val="FEFFCDD6"/>
    <w:rsid w:val="FEFFD335"/>
    <w:rsid w:val="FEFFE8F7"/>
    <w:rsid w:val="FEFFFA36"/>
    <w:rsid w:val="FF09DF7F"/>
    <w:rsid w:val="FF1376DF"/>
    <w:rsid w:val="FF18751D"/>
    <w:rsid w:val="FF1B55BE"/>
    <w:rsid w:val="FF1F34DA"/>
    <w:rsid w:val="FF1F6261"/>
    <w:rsid w:val="FF2684E2"/>
    <w:rsid w:val="FF2D1CFD"/>
    <w:rsid w:val="FF2D5E98"/>
    <w:rsid w:val="FF2F6CA9"/>
    <w:rsid w:val="FF31FE43"/>
    <w:rsid w:val="FF36B2BC"/>
    <w:rsid w:val="FF38CAB2"/>
    <w:rsid w:val="FF3ACC60"/>
    <w:rsid w:val="FF3B2ED9"/>
    <w:rsid w:val="FF3DD03F"/>
    <w:rsid w:val="FF3DE272"/>
    <w:rsid w:val="FF3E9D89"/>
    <w:rsid w:val="FF3F288A"/>
    <w:rsid w:val="FF3F60FC"/>
    <w:rsid w:val="FF3FACC3"/>
    <w:rsid w:val="FF46A45C"/>
    <w:rsid w:val="FF59E5BE"/>
    <w:rsid w:val="FF5E4BE7"/>
    <w:rsid w:val="FF5E87C1"/>
    <w:rsid w:val="FF5F4A84"/>
    <w:rsid w:val="FF5FB32D"/>
    <w:rsid w:val="FF63FD09"/>
    <w:rsid w:val="FF6574AA"/>
    <w:rsid w:val="FF6758D7"/>
    <w:rsid w:val="FF692855"/>
    <w:rsid w:val="FF6D77B8"/>
    <w:rsid w:val="FF6D81FE"/>
    <w:rsid w:val="FF6DFD16"/>
    <w:rsid w:val="FF6E3022"/>
    <w:rsid w:val="FF6F26F4"/>
    <w:rsid w:val="FF6F26F9"/>
    <w:rsid w:val="FF6F2825"/>
    <w:rsid w:val="FF6FC512"/>
    <w:rsid w:val="FF6FDB40"/>
    <w:rsid w:val="FF6FF695"/>
    <w:rsid w:val="FF72FEE9"/>
    <w:rsid w:val="FF771047"/>
    <w:rsid w:val="FF773013"/>
    <w:rsid w:val="FF774A82"/>
    <w:rsid w:val="FF792460"/>
    <w:rsid w:val="FF79FC03"/>
    <w:rsid w:val="FF7B30D3"/>
    <w:rsid w:val="FF7D5C4D"/>
    <w:rsid w:val="FF7D7206"/>
    <w:rsid w:val="FF7DCA16"/>
    <w:rsid w:val="FF7E0110"/>
    <w:rsid w:val="FF7E5CCF"/>
    <w:rsid w:val="FF7EE920"/>
    <w:rsid w:val="FF7EF331"/>
    <w:rsid w:val="FF7F0C22"/>
    <w:rsid w:val="FF7F1B81"/>
    <w:rsid w:val="FF7F1CBF"/>
    <w:rsid w:val="FF7F2CFD"/>
    <w:rsid w:val="FF8BB48E"/>
    <w:rsid w:val="FF8FEDBA"/>
    <w:rsid w:val="FF93E0C8"/>
    <w:rsid w:val="FF96EDF8"/>
    <w:rsid w:val="FF97289F"/>
    <w:rsid w:val="FF9BA3DC"/>
    <w:rsid w:val="FF9D5DB0"/>
    <w:rsid w:val="FF9E6E40"/>
    <w:rsid w:val="FF9EC31C"/>
    <w:rsid w:val="FF9ECD9D"/>
    <w:rsid w:val="FF9F74C2"/>
    <w:rsid w:val="FF9F7E71"/>
    <w:rsid w:val="FF9F810A"/>
    <w:rsid w:val="FF9F95C3"/>
    <w:rsid w:val="FF9FC236"/>
    <w:rsid w:val="FF9FFE41"/>
    <w:rsid w:val="FF9FFFBB"/>
    <w:rsid w:val="FFA7E06F"/>
    <w:rsid w:val="FFABC86F"/>
    <w:rsid w:val="FFABE01B"/>
    <w:rsid w:val="FFAC92F9"/>
    <w:rsid w:val="FFAD5494"/>
    <w:rsid w:val="FFADF4AB"/>
    <w:rsid w:val="FFADFA59"/>
    <w:rsid w:val="FFAEF4E2"/>
    <w:rsid w:val="FFB4C460"/>
    <w:rsid w:val="FFB7FA90"/>
    <w:rsid w:val="FFB7FFD9"/>
    <w:rsid w:val="FFB822DE"/>
    <w:rsid w:val="FFB9273F"/>
    <w:rsid w:val="FFBA7EAF"/>
    <w:rsid w:val="FFBAD6FA"/>
    <w:rsid w:val="FFBBAA81"/>
    <w:rsid w:val="FFBBC23F"/>
    <w:rsid w:val="FFBBC66E"/>
    <w:rsid w:val="FFBCA2EA"/>
    <w:rsid w:val="FFBD9CEC"/>
    <w:rsid w:val="FFBDA415"/>
    <w:rsid w:val="FFBDD4B0"/>
    <w:rsid w:val="FFBEB3D9"/>
    <w:rsid w:val="FFBEF0C2"/>
    <w:rsid w:val="FFBF1BAE"/>
    <w:rsid w:val="FFBF4347"/>
    <w:rsid w:val="FFBF5A64"/>
    <w:rsid w:val="FFBF6777"/>
    <w:rsid w:val="FFBFBF52"/>
    <w:rsid w:val="FFBFD764"/>
    <w:rsid w:val="FFBFDAF1"/>
    <w:rsid w:val="FFBFE80A"/>
    <w:rsid w:val="FFBFFE8E"/>
    <w:rsid w:val="FFC229A2"/>
    <w:rsid w:val="FFC36181"/>
    <w:rsid w:val="FFC42583"/>
    <w:rsid w:val="FFC752E7"/>
    <w:rsid w:val="FFCAC084"/>
    <w:rsid w:val="FFCC36CD"/>
    <w:rsid w:val="FFCE5B52"/>
    <w:rsid w:val="FFD71845"/>
    <w:rsid w:val="FFD71ABC"/>
    <w:rsid w:val="FFD71C81"/>
    <w:rsid w:val="FFD73466"/>
    <w:rsid w:val="FFD7EBC9"/>
    <w:rsid w:val="FFDA2488"/>
    <w:rsid w:val="FFDB009F"/>
    <w:rsid w:val="FFDB77E6"/>
    <w:rsid w:val="FFDE2A3D"/>
    <w:rsid w:val="FFDF00AA"/>
    <w:rsid w:val="FFDF0904"/>
    <w:rsid w:val="FFDF2360"/>
    <w:rsid w:val="FFDF41FC"/>
    <w:rsid w:val="FFDF4536"/>
    <w:rsid w:val="FFDF554B"/>
    <w:rsid w:val="FFDF5F5B"/>
    <w:rsid w:val="FFDF7796"/>
    <w:rsid w:val="FFDFA2A3"/>
    <w:rsid w:val="FFDFBD92"/>
    <w:rsid w:val="FFDFE5E4"/>
    <w:rsid w:val="FFE37A34"/>
    <w:rsid w:val="FFE39DDF"/>
    <w:rsid w:val="FFE679CC"/>
    <w:rsid w:val="FFE6A476"/>
    <w:rsid w:val="FFE7D486"/>
    <w:rsid w:val="FFE89615"/>
    <w:rsid w:val="FFE907F3"/>
    <w:rsid w:val="FFE90ED6"/>
    <w:rsid w:val="FFE9631F"/>
    <w:rsid w:val="FFE97534"/>
    <w:rsid w:val="FFEAEFD3"/>
    <w:rsid w:val="FFEB9261"/>
    <w:rsid w:val="FFECC428"/>
    <w:rsid w:val="FFED94FF"/>
    <w:rsid w:val="FFEE2ACA"/>
    <w:rsid w:val="FFEEE789"/>
    <w:rsid w:val="FFEF14C1"/>
    <w:rsid w:val="FFEF47F8"/>
    <w:rsid w:val="FFEF6F06"/>
    <w:rsid w:val="FFEFD3F8"/>
    <w:rsid w:val="FFEFF5EC"/>
    <w:rsid w:val="FFF12CAE"/>
    <w:rsid w:val="FFF13BB6"/>
    <w:rsid w:val="FFF20E64"/>
    <w:rsid w:val="FFF3E65F"/>
    <w:rsid w:val="FFF3ED64"/>
    <w:rsid w:val="FFF53CE2"/>
    <w:rsid w:val="FFF56C8A"/>
    <w:rsid w:val="FFF5993B"/>
    <w:rsid w:val="FFF5D257"/>
    <w:rsid w:val="FFF62666"/>
    <w:rsid w:val="FFF629D3"/>
    <w:rsid w:val="FFF62B53"/>
    <w:rsid w:val="FFF70911"/>
    <w:rsid w:val="FFF721B3"/>
    <w:rsid w:val="FFF72E66"/>
    <w:rsid w:val="FFF756E1"/>
    <w:rsid w:val="FFF76780"/>
    <w:rsid w:val="FFF7963E"/>
    <w:rsid w:val="FFF7EE7B"/>
    <w:rsid w:val="FFF7FB60"/>
    <w:rsid w:val="FFF813E9"/>
    <w:rsid w:val="FFF8A93A"/>
    <w:rsid w:val="FFF93735"/>
    <w:rsid w:val="FFF939F9"/>
    <w:rsid w:val="FFF9C4EC"/>
    <w:rsid w:val="FFFA2FB8"/>
    <w:rsid w:val="FFFA4EAA"/>
    <w:rsid w:val="FFFA5E8D"/>
    <w:rsid w:val="FFFA6B11"/>
    <w:rsid w:val="FFFA7B71"/>
    <w:rsid w:val="FFFB0643"/>
    <w:rsid w:val="FFFB0B0F"/>
    <w:rsid w:val="FFFB78A5"/>
    <w:rsid w:val="FFFB9EEE"/>
    <w:rsid w:val="FFFBAF12"/>
    <w:rsid w:val="FFFC5B21"/>
    <w:rsid w:val="FFFCCDA1"/>
    <w:rsid w:val="FFFDA50A"/>
    <w:rsid w:val="FFFDB5C0"/>
    <w:rsid w:val="FFFDD57C"/>
    <w:rsid w:val="FFFDDB0D"/>
    <w:rsid w:val="FFFDDF87"/>
    <w:rsid w:val="FFFDED7C"/>
    <w:rsid w:val="FFFE64A8"/>
    <w:rsid w:val="FFFE8775"/>
    <w:rsid w:val="FFFEBBD2"/>
    <w:rsid w:val="FFFEF628"/>
    <w:rsid w:val="FFFF08C7"/>
    <w:rsid w:val="FFFF0D72"/>
    <w:rsid w:val="FFFF0E77"/>
    <w:rsid w:val="FFFF254A"/>
    <w:rsid w:val="FFFF3BEB"/>
    <w:rsid w:val="FFFF4BC6"/>
    <w:rsid w:val="FFFF4F66"/>
    <w:rsid w:val="FFFF532F"/>
    <w:rsid w:val="FFFF5A05"/>
    <w:rsid w:val="FFFF64FD"/>
    <w:rsid w:val="FFFF6F93"/>
    <w:rsid w:val="FFFF74BE"/>
    <w:rsid w:val="FFFF836E"/>
    <w:rsid w:val="FFFFA4DD"/>
    <w:rsid w:val="FFFFB336"/>
    <w:rsid w:val="FFFFBD34"/>
    <w:rsid w:val="FFFFBE84"/>
    <w:rsid w:val="FFFFCFCD"/>
    <w:rsid w:val="FFFFD5D9"/>
    <w:rsid w:val="FFFFDF06"/>
    <w:rsid w:val="FFFFE034"/>
    <w:rsid w:val="FFFFECF1"/>
    <w:rsid w:val="FFFFF384"/>
    <w:rsid w:val="FFFFFCF2"/>
    <w:rsid w:val="000000AD"/>
    <w:rsid w:val="0000045E"/>
    <w:rsid w:val="00000AA3"/>
    <w:rsid w:val="0000112B"/>
    <w:rsid w:val="000016DA"/>
    <w:rsid w:val="000027FB"/>
    <w:rsid w:val="00002C9B"/>
    <w:rsid w:val="00005146"/>
    <w:rsid w:val="00005A9D"/>
    <w:rsid w:val="00006428"/>
    <w:rsid w:val="000077CD"/>
    <w:rsid w:val="000079C4"/>
    <w:rsid w:val="00007DDC"/>
    <w:rsid w:val="00010092"/>
    <w:rsid w:val="000106AC"/>
    <w:rsid w:val="00010EE1"/>
    <w:rsid w:val="0001337F"/>
    <w:rsid w:val="0001596E"/>
    <w:rsid w:val="00017086"/>
    <w:rsid w:val="00017871"/>
    <w:rsid w:val="0001795F"/>
    <w:rsid w:val="00017FC4"/>
    <w:rsid w:val="000206F8"/>
    <w:rsid w:val="00021528"/>
    <w:rsid w:val="000222BD"/>
    <w:rsid w:val="0002312F"/>
    <w:rsid w:val="000240B5"/>
    <w:rsid w:val="0002521B"/>
    <w:rsid w:val="000266CE"/>
    <w:rsid w:val="00026F5E"/>
    <w:rsid w:val="00027BD6"/>
    <w:rsid w:val="00027C31"/>
    <w:rsid w:val="00030C3C"/>
    <w:rsid w:val="00030F28"/>
    <w:rsid w:val="000313DC"/>
    <w:rsid w:val="00031736"/>
    <w:rsid w:val="000320C0"/>
    <w:rsid w:val="00032642"/>
    <w:rsid w:val="00032652"/>
    <w:rsid w:val="0003344B"/>
    <w:rsid w:val="00033ABB"/>
    <w:rsid w:val="00033BED"/>
    <w:rsid w:val="00035535"/>
    <w:rsid w:val="0003598C"/>
    <w:rsid w:val="00036E62"/>
    <w:rsid w:val="00040C3B"/>
    <w:rsid w:val="0004165F"/>
    <w:rsid w:val="00042ED5"/>
    <w:rsid w:val="00042F71"/>
    <w:rsid w:val="00043127"/>
    <w:rsid w:val="00043269"/>
    <w:rsid w:val="0004373F"/>
    <w:rsid w:val="00043EA6"/>
    <w:rsid w:val="00044FE0"/>
    <w:rsid w:val="0004713D"/>
    <w:rsid w:val="000472B9"/>
    <w:rsid w:val="00047736"/>
    <w:rsid w:val="00047F23"/>
    <w:rsid w:val="00051395"/>
    <w:rsid w:val="0005249A"/>
    <w:rsid w:val="00052999"/>
    <w:rsid w:val="00053151"/>
    <w:rsid w:val="00053F25"/>
    <w:rsid w:val="000544C5"/>
    <w:rsid w:val="00054645"/>
    <w:rsid w:val="00054E9A"/>
    <w:rsid w:val="00057174"/>
    <w:rsid w:val="000571C8"/>
    <w:rsid w:val="000571DA"/>
    <w:rsid w:val="000600FD"/>
    <w:rsid w:val="00060CF0"/>
    <w:rsid w:val="00060F94"/>
    <w:rsid w:val="00061FCC"/>
    <w:rsid w:val="00062060"/>
    <w:rsid w:val="00062C52"/>
    <w:rsid w:val="00063913"/>
    <w:rsid w:val="00064CD0"/>
    <w:rsid w:val="00065635"/>
    <w:rsid w:val="00065D52"/>
    <w:rsid w:val="00065F81"/>
    <w:rsid w:val="000666F0"/>
    <w:rsid w:val="000668D0"/>
    <w:rsid w:val="000672D8"/>
    <w:rsid w:val="0006743D"/>
    <w:rsid w:val="00067774"/>
    <w:rsid w:val="00070A7B"/>
    <w:rsid w:val="0007210A"/>
    <w:rsid w:val="0007277B"/>
    <w:rsid w:val="00073E57"/>
    <w:rsid w:val="00074C25"/>
    <w:rsid w:val="0007550D"/>
    <w:rsid w:val="0007673C"/>
    <w:rsid w:val="00076E04"/>
    <w:rsid w:val="00077047"/>
    <w:rsid w:val="000803E9"/>
    <w:rsid w:val="00080DA4"/>
    <w:rsid w:val="0008158D"/>
    <w:rsid w:val="00081FED"/>
    <w:rsid w:val="00082B22"/>
    <w:rsid w:val="00082B2F"/>
    <w:rsid w:val="00082C48"/>
    <w:rsid w:val="00082DFA"/>
    <w:rsid w:val="00083A2A"/>
    <w:rsid w:val="00084B44"/>
    <w:rsid w:val="000850D4"/>
    <w:rsid w:val="0008692A"/>
    <w:rsid w:val="00086C10"/>
    <w:rsid w:val="00086DB5"/>
    <w:rsid w:val="000876BD"/>
    <w:rsid w:val="00090D97"/>
    <w:rsid w:val="0009165F"/>
    <w:rsid w:val="000916B9"/>
    <w:rsid w:val="00091795"/>
    <w:rsid w:val="00091F51"/>
    <w:rsid w:val="0009279D"/>
    <w:rsid w:val="00092FF0"/>
    <w:rsid w:val="0009317B"/>
    <w:rsid w:val="00093C67"/>
    <w:rsid w:val="00096BBA"/>
    <w:rsid w:val="00097A76"/>
    <w:rsid w:val="000A2058"/>
    <w:rsid w:val="000A27D3"/>
    <w:rsid w:val="000A2E6F"/>
    <w:rsid w:val="000A308C"/>
    <w:rsid w:val="000A3E9E"/>
    <w:rsid w:val="000A4DA8"/>
    <w:rsid w:val="000A544F"/>
    <w:rsid w:val="000A55ED"/>
    <w:rsid w:val="000A6410"/>
    <w:rsid w:val="000A7C15"/>
    <w:rsid w:val="000B0223"/>
    <w:rsid w:val="000B09FB"/>
    <w:rsid w:val="000B12F4"/>
    <w:rsid w:val="000B1ECB"/>
    <w:rsid w:val="000B207A"/>
    <w:rsid w:val="000B2D7F"/>
    <w:rsid w:val="000B302D"/>
    <w:rsid w:val="000B3963"/>
    <w:rsid w:val="000B4172"/>
    <w:rsid w:val="000B4956"/>
    <w:rsid w:val="000B5FA7"/>
    <w:rsid w:val="000B6564"/>
    <w:rsid w:val="000B68CE"/>
    <w:rsid w:val="000C0D90"/>
    <w:rsid w:val="000C0E6F"/>
    <w:rsid w:val="000C1DC6"/>
    <w:rsid w:val="000C1FD8"/>
    <w:rsid w:val="000C219D"/>
    <w:rsid w:val="000C2383"/>
    <w:rsid w:val="000C2F03"/>
    <w:rsid w:val="000C3EC4"/>
    <w:rsid w:val="000C4098"/>
    <w:rsid w:val="000C4774"/>
    <w:rsid w:val="000C5694"/>
    <w:rsid w:val="000C59DA"/>
    <w:rsid w:val="000C67E6"/>
    <w:rsid w:val="000C6979"/>
    <w:rsid w:val="000C69B8"/>
    <w:rsid w:val="000C766B"/>
    <w:rsid w:val="000C773A"/>
    <w:rsid w:val="000D0B17"/>
    <w:rsid w:val="000D1396"/>
    <w:rsid w:val="000D297A"/>
    <w:rsid w:val="000D2D57"/>
    <w:rsid w:val="000D43A7"/>
    <w:rsid w:val="000D446A"/>
    <w:rsid w:val="000D5897"/>
    <w:rsid w:val="000D5D28"/>
    <w:rsid w:val="000D6C42"/>
    <w:rsid w:val="000D6F71"/>
    <w:rsid w:val="000E0215"/>
    <w:rsid w:val="000E06D5"/>
    <w:rsid w:val="000E1457"/>
    <w:rsid w:val="000E221D"/>
    <w:rsid w:val="000E265E"/>
    <w:rsid w:val="000E2E53"/>
    <w:rsid w:val="000E3392"/>
    <w:rsid w:val="000E38A8"/>
    <w:rsid w:val="000E393D"/>
    <w:rsid w:val="000E3D0A"/>
    <w:rsid w:val="000E416F"/>
    <w:rsid w:val="000E4F54"/>
    <w:rsid w:val="000E5403"/>
    <w:rsid w:val="000E56B4"/>
    <w:rsid w:val="000E5BF3"/>
    <w:rsid w:val="000E63A3"/>
    <w:rsid w:val="000E68C0"/>
    <w:rsid w:val="000E7058"/>
    <w:rsid w:val="000F042F"/>
    <w:rsid w:val="000F0771"/>
    <w:rsid w:val="000F07BD"/>
    <w:rsid w:val="000F0DA4"/>
    <w:rsid w:val="000F2174"/>
    <w:rsid w:val="000F2D14"/>
    <w:rsid w:val="000F2FAF"/>
    <w:rsid w:val="000F3119"/>
    <w:rsid w:val="000F3992"/>
    <w:rsid w:val="000F538A"/>
    <w:rsid w:val="000F61A1"/>
    <w:rsid w:val="000F64FD"/>
    <w:rsid w:val="000F673A"/>
    <w:rsid w:val="000F7263"/>
    <w:rsid w:val="000F76F0"/>
    <w:rsid w:val="0010070E"/>
    <w:rsid w:val="00100D4B"/>
    <w:rsid w:val="00101C4A"/>
    <w:rsid w:val="00101EA1"/>
    <w:rsid w:val="00102912"/>
    <w:rsid w:val="00102FA8"/>
    <w:rsid w:val="00103A30"/>
    <w:rsid w:val="00103D61"/>
    <w:rsid w:val="00103F94"/>
    <w:rsid w:val="00104A94"/>
    <w:rsid w:val="00104B18"/>
    <w:rsid w:val="00104BB7"/>
    <w:rsid w:val="00104EF3"/>
    <w:rsid w:val="0010541D"/>
    <w:rsid w:val="00107BEF"/>
    <w:rsid w:val="00107C96"/>
    <w:rsid w:val="00110F60"/>
    <w:rsid w:val="0011121D"/>
    <w:rsid w:val="0011185E"/>
    <w:rsid w:val="00111FB6"/>
    <w:rsid w:val="001127D8"/>
    <w:rsid w:val="00112EF6"/>
    <w:rsid w:val="00112FBF"/>
    <w:rsid w:val="00113CD2"/>
    <w:rsid w:val="0011787B"/>
    <w:rsid w:val="001179C2"/>
    <w:rsid w:val="00117DD8"/>
    <w:rsid w:val="0012046D"/>
    <w:rsid w:val="00120A74"/>
    <w:rsid w:val="00121C96"/>
    <w:rsid w:val="00122895"/>
    <w:rsid w:val="00123A1A"/>
    <w:rsid w:val="00123CB2"/>
    <w:rsid w:val="001242E3"/>
    <w:rsid w:val="001242F2"/>
    <w:rsid w:val="00124301"/>
    <w:rsid w:val="001247CC"/>
    <w:rsid w:val="00124954"/>
    <w:rsid w:val="00124A72"/>
    <w:rsid w:val="00125BBA"/>
    <w:rsid w:val="00125CEB"/>
    <w:rsid w:val="0012733A"/>
    <w:rsid w:val="00127491"/>
    <w:rsid w:val="00127F82"/>
    <w:rsid w:val="00130B3A"/>
    <w:rsid w:val="00130DA8"/>
    <w:rsid w:val="00132FDD"/>
    <w:rsid w:val="001334B5"/>
    <w:rsid w:val="0013481F"/>
    <w:rsid w:val="00134A30"/>
    <w:rsid w:val="00134EC3"/>
    <w:rsid w:val="001368B5"/>
    <w:rsid w:val="00136C14"/>
    <w:rsid w:val="00137429"/>
    <w:rsid w:val="00137B60"/>
    <w:rsid w:val="00140A86"/>
    <w:rsid w:val="00141E85"/>
    <w:rsid w:val="00142525"/>
    <w:rsid w:val="00142C8C"/>
    <w:rsid w:val="00143EBB"/>
    <w:rsid w:val="001448CD"/>
    <w:rsid w:val="00144BB3"/>
    <w:rsid w:val="001461FE"/>
    <w:rsid w:val="001469C5"/>
    <w:rsid w:val="001504C0"/>
    <w:rsid w:val="0015147A"/>
    <w:rsid w:val="001514A0"/>
    <w:rsid w:val="00151BA6"/>
    <w:rsid w:val="00152D16"/>
    <w:rsid w:val="001532E8"/>
    <w:rsid w:val="001545D2"/>
    <w:rsid w:val="001547D0"/>
    <w:rsid w:val="0015502B"/>
    <w:rsid w:val="0015596E"/>
    <w:rsid w:val="00155D90"/>
    <w:rsid w:val="00156695"/>
    <w:rsid w:val="001571CA"/>
    <w:rsid w:val="0016073E"/>
    <w:rsid w:val="001611D0"/>
    <w:rsid w:val="00162A92"/>
    <w:rsid w:val="00162E95"/>
    <w:rsid w:val="00165949"/>
    <w:rsid w:val="00165E0C"/>
    <w:rsid w:val="00166302"/>
    <w:rsid w:val="001663CA"/>
    <w:rsid w:val="001678E3"/>
    <w:rsid w:val="00167D5D"/>
    <w:rsid w:val="00170291"/>
    <w:rsid w:val="00171635"/>
    <w:rsid w:val="00176244"/>
    <w:rsid w:val="00176A0D"/>
    <w:rsid w:val="00176C6E"/>
    <w:rsid w:val="00176E98"/>
    <w:rsid w:val="0017797E"/>
    <w:rsid w:val="00177FF9"/>
    <w:rsid w:val="001801C0"/>
    <w:rsid w:val="00180472"/>
    <w:rsid w:val="00181AD0"/>
    <w:rsid w:val="0018263E"/>
    <w:rsid w:val="0018272D"/>
    <w:rsid w:val="00182996"/>
    <w:rsid w:val="00182F06"/>
    <w:rsid w:val="001839C2"/>
    <w:rsid w:val="00183DEE"/>
    <w:rsid w:val="00183EC0"/>
    <w:rsid w:val="00183F62"/>
    <w:rsid w:val="001854E5"/>
    <w:rsid w:val="0018633A"/>
    <w:rsid w:val="001871E1"/>
    <w:rsid w:val="00187AA7"/>
    <w:rsid w:val="00187D62"/>
    <w:rsid w:val="001909A2"/>
    <w:rsid w:val="00190B04"/>
    <w:rsid w:val="001920DC"/>
    <w:rsid w:val="00195B68"/>
    <w:rsid w:val="00196B59"/>
    <w:rsid w:val="001972A2"/>
    <w:rsid w:val="001974C0"/>
    <w:rsid w:val="00197A7D"/>
    <w:rsid w:val="001A27C3"/>
    <w:rsid w:val="001A3116"/>
    <w:rsid w:val="001A3487"/>
    <w:rsid w:val="001A6CC5"/>
    <w:rsid w:val="001A72AB"/>
    <w:rsid w:val="001A72C5"/>
    <w:rsid w:val="001B04A5"/>
    <w:rsid w:val="001B1A8B"/>
    <w:rsid w:val="001B206A"/>
    <w:rsid w:val="001B38EA"/>
    <w:rsid w:val="001B3B4C"/>
    <w:rsid w:val="001B3BAA"/>
    <w:rsid w:val="001B4128"/>
    <w:rsid w:val="001B51A8"/>
    <w:rsid w:val="001B5C80"/>
    <w:rsid w:val="001B6A53"/>
    <w:rsid w:val="001B6CD8"/>
    <w:rsid w:val="001B6F03"/>
    <w:rsid w:val="001B7518"/>
    <w:rsid w:val="001C0542"/>
    <w:rsid w:val="001C15D6"/>
    <w:rsid w:val="001C3107"/>
    <w:rsid w:val="001C5C88"/>
    <w:rsid w:val="001C6091"/>
    <w:rsid w:val="001C6672"/>
    <w:rsid w:val="001C6A7C"/>
    <w:rsid w:val="001C6E69"/>
    <w:rsid w:val="001C7A0A"/>
    <w:rsid w:val="001C7A69"/>
    <w:rsid w:val="001D008B"/>
    <w:rsid w:val="001D0580"/>
    <w:rsid w:val="001D1317"/>
    <w:rsid w:val="001D1382"/>
    <w:rsid w:val="001D1C33"/>
    <w:rsid w:val="001D23A6"/>
    <w:rsid w:val="001D2B41"/>
    <w:rsid w:val="001D3473"/>
    <w:rsid w:val="001D37EA"/>
    <w:rsid w:val="001D3BEB"/>
    <w:rsid w:val="001D650A"/>
    <w:rsid w:val="001D6A9A"/>
    <w:rsid w:val="001D7ECC"/>
    <w:rsid w:val="001D7FD2"/>
    <w:rsid w:val="001E0885"/>
    <w:rsid w:val="001E0F28"/>
    <w:rsid w:val="001E1A07"/>
    <w:rsid w:val="001E1BE5"/>
    <w:rsid w:val="001E304C"/>
    <w:rsid w:val="001E37AC"/>
    <w:rsid w:val="001E4FCB"/>
    <w:rsid w:val="001E5407"/>
    <w:rsid w:val="001E5F8D"/>
    <w:rsid w:val="001E6B44"/>
    <w:rsid w:val="001E6CC1"/>
    <w:rsid w:val="001E725C"/>
    <w:rsid w:val="001E73B8"/>
    <w:rsid w:val="001E772B"/>
    <w:rsid w:val="001F0C76"/>
    <w:rsid w:val="001F1D5F"/>
    <w:rsid w:val="001F2066"/>
    <w:rsid w:val="001F28F3"/>
    <w:rsid w:val="001F2C86"/>
    <w:rsid w:val="001F6BAA"/>
    <w:rsid w:val="001F6F06"/>
    <w:rsid w:val="001F7752"/>
    <w:rsid w:val="0020073A"/>
    <w:rsid w:val="00200860"/>
    <w:rsid w:val="002017BF"/>
    <w:rsid w:val="00201BD5"/>
    <w:rsid w:val="0020348E"/>
    <w:rsid w:val="002037DE"/>
    <w:rsid w:val="0020413C"/>
    <w:rsid w:val="00204BA3"/>
    <w:rsid w:val="00205F84"/>
    <w:rsid w:val="002066E4"/>
    <w:rsid w:val="00206EC2"/>
    <w:rsid w:val="00206F60"/>
    <w:rsid w:val="002070DA"/>
    <w:rsid w:val="002077C6"/>
    <w:rsid w:val="00207804"/>
    <w:rsid w:val="00207854"/>
    <w:rsid w:val="00211161"/>
    <w:rsid w:val="00212041"/>
    <w:rsid w:val="00212253"/>
    <w:rsid w:val="00212621"/>
    <w:rsid w:val="002129CD"/>
    <w:rsid w:val="00212E76"/>
    <w:rsid w:val="002142D6"/>
    <w:rsid w:val="002144DC"/>
    <w:rsid w:val="00214888"/>
    <w:rsid w:val="00214BEE"/>
    <w:rsid w:val="0021504F"/>
    <w:rsid w:val="0021551C"/>
    <w:rsid w:val="002157DE"/>
    <w:rsid w:val="00215847"/>
    <w:rsid w:val="00216421"/>
    <w:rsid w:val="00216E0B"/>
    <w:rsid w:val="002170BE"/>
    <w:rsid w:val="00217116"/>
    <w:rsid w:val="00217A7E"/>
    <w:rsid w:val="00221342"/>
    <w:rsid w:val="002217B1"/>
    <w:rsid w:val="002228C9"/>
    <w:rsid w:val="00222D0A"/>
    <w:rsid w:val="002238E2"/>
    <w:rsid w:val="00224EAC"/>
    <w:rsid w:val="00225241"/>
    <w:rsid w:val="00225BEA"/>
    <w:rsid w:val="0022674B"/>
    <w:rsid w:val="0023164F"/>
    <w:rsid w:val="002319CF"/>
    <w:rsid w:val="00232445"/>
    <w:rsid w:val="0023306A"/>
    <w:rsid w:val="00233CEC"/>
    <w:rsid w:val="00233D04"/>
    <w:rsid w:val="00233F05"/>
    <w:rsid w:val="00235983"/>
    <w:rsid w:val="00235DDE"/>
    <w:rsid w:val="00236B43"/>
    <w:rsid w:val="00237BBE"/>
    <w:rsid w:val="002413F3"/>
    <w:rsid w:val="00243017"/>
    <w:rsid w:val="00243CF2"/>
    <w:rsid w:val="00244094"/>
    <w:rsid w:val="00244150"/>
    <w:rsid w:val="00244A2E"/>
    <w:rsid w:val="00246955"/>
    <w:rsid w:val="0025053C"/>
    <w:rsid w:val="0025124F"/>
    <w:rsid w:val="00251F34"/>
    <w:rsid w:val="002524AC"/>
    <w:rsid w:val="00252DCD"/>
    <w:rsid w:val="00252F9A"/>
    <w:rsid w:val="002537A9"/>
    <w:rsid w:val="00254036"/>
    <w:rsid w:val="00254B55"/>
    <w:rsid w:val="00255204"/>
    <w:rsid w:val="00255364"/>
    <w:rsid w:val="00256010"/>
    <w:rsid w:val="00256E3E"/>
    <w:rsid w:val="00257217"/>
    <w:rsid w:val="00260522"/>
    <w:rsid w:val="002606FC"/>
    <w:rsid w:val="00260A66"/>
    <w:rsid w:val="0026101E"/>
    <w:rsid w:val="00261562"/>
    <w:rsid w:val="00261C12"/>
    <w:rsid w:val="00261C7D"/>
    <w:rsid w:val="00261CF6"/>
    <w:rsid w:val="00261ED7"/>
    <w:rsid w:val="00262692"/>
    <w:rsid w:val="00262BEE"/>
    <w:rsid w:val="0026495A"/>
    <w:rsid w:val="00265192"/>
    <w:rsid w:val="0026642E"/>
    <w:rsid w:val="0026645E"/>
    <w:rsid w:val="00266826"/>
    <w:rsid w:val="0026697D"/>
    <w:rsid w:val="00266A50"/>
    <w:rsid w:val="0026710F"/>
    <w:rsid w:val="002672C2"/>
    <w:rsid w:val="002714FD"/>
    <w:rsid w:val="00271737"/>
    <w:rsid w:val="0027276A"/>
    <w:rsid w:val="00274F5A"/>
    <w:rsid w:val="002751B2"/>
    <w:rsid w:val="002755CA"/>
    <w:rsid w:val="002758F4"/>
    <w:rsid w:val="00275903"/>
    <w:rsid w:val="002775BD"/>
    <w:rsid w:val="002778B8"/>
    <w:rsid w:val="00277B76"/>
    <w:rsid w:val="002800D7"/>
    <w:rsid w:val="00280A80"/>
    <w:rsid w:val="002818DB"/>
    <w:rsid w:val="00281A49"/>
    <w:rsid w:val="00281B36"/>
    <w:rsid w:val="00282961"/>
    <w:rsid w:val="00282C87"/>
    <w:rsid w:val="00283AA0"/>
    <w:rsid w:val="00284E54"/>
    <w:rsid w:val="00286EA1"/>
    <w:rsid w:val="00286EE8"/>
    <w:rsid w:val="00290C4E"/>
    <w:rsid w:val="00290ED9"/>
    <w:rsid w:val="00291232"/>
    <w:rsid w:val="00291C24"/>
    <w:rsid w:val="002944BD"/>
    <w:rsid w:val="00295D39"/>
    <w:rsid w:val="00296352"/>
    <w:rsid w:val="00296B92"/>
    <w:rsid w:val="0029710D"/>
    <w:rsid w:val="0029733C"/>
    <w:rsid w:val="00297ACD"/>
    <w:rsid w:val="00297B0A"/>
    <w:rsid w:val="00297C3A"/>
    <w:rsid w:val="002A17B7"/>
    <w:rsid w:val="002A18C3"/>
    <w:rsid w:val="002A25BE"/>
    <w:rsid w:val="002A25DF"/>
    <w:rsid w:val="002A2E0A"/>
    <w:rsid w:val="002A3142"/>
    <w:rsid w:val="002A353F"/>
    <w:rsid w:val="002A38AE"/>
    <w:rsid w:val="002A4448"/>
    <w:rsid w:val="002A4804"/>
    <w:rsid w:val="002A5586"/>
    <w:rsid w:val="002A55CD"/>
    <w:rsid w:val="002A5749"/>
    <w:rsid w:val="002A6A3E"/>
    <w:rsid w:val="002A7053"/>
    <w:rsid w:val="002A74B4"/>
    <w:rsid w:val="002A74C9"/>
    <w:rsid w:val="002A7636"/>
    <w:rsid w:val="002B0473"/>
    <w:rsid w:val="002B3D9B"/>
    <w:rsid w:val="002B3E85"/>
    <w:rsid w:val="002B3F54"/>
    <w:rsid w:val="002B3FAD"/>
    <w:rsid w:val="002B4C88"/>
    <w:rsid w:val="002B5490"/>
    <w:rsid w:val="002B564D"/>
    <w:rsid w:val="002B575F"/>
    <w:rsid w:val="002B5DFB"/>
    <w:rsid w:val="002B6A16"/>
    <w:rsid w:val="002B6ED4"/>
    <w:rsid w:val="002C0277"/>
    <w:rsid w:val="002C05FD"/>
    <w:rsid w:val="002C0836"/>
    <w:rsid w:val="002C0A37"/>
    <w:rsid w:val="002C340A"/>
    <w:rsid w:val="002C3906"/>
    <w:rsid w:val="002C3B0F"/>
    <w:rsid w:val="002C46A0"/>
    <w:rsid w:val="002C49C2"/>
    <w:rsid w:val="002C513B"/>
    <w:rsid w:val="002C59CC"/>
    <w:rsid w:val="002C6C06"/>
    <w:rsid w:val="002C71BA"/>
    <w:rsid w:val="002C730A"/>
    <w:rsid w:val="002C73A1"/>
    <w:rsid w:val="002C79C5"/>
    <w:rsid w:val="002C7C25"/>
    <w:rsid w:val="002C7E23"/>
    <w:rsid w:val="002D08B1"/>
    <w:rsid w:val="002D0C2A"/>
    <w:rsid w:val="002D0CA3"/>
    <w:rsid w:val="002D0F22"/>
    <w:rsid w:val="002D14E3"/>
    <w:rsid w:val="002D19F3"/>
    <w:rsid w:val="002D3206"/>
    <w:rsid w:val="002D375B"/>
    <w:rsid w:val="002D49F7"/>
    <w:rsid w:val="002D4A55"/>
    <w:rsid w:val="002D4FF9"/>
    <w:rsid w:val="002D5713"/>
    <w:rsid w:val="002D6E41"/>
    <w:rsid w:val="002D74B9"/>
    <w:rsid w:val="002D76B6"/>
    <w:rsid w:val="002E084D"/>
    <w:rsid w:val="002E0C28"/>
    <w:rsid w:val="002E2095"/>
    <w:rsid w:val="002E2DCA"/>
    <w:rsid w:val="002E3905"/>
    <w:rsid w:val="002E4115"/>
    <w:rsid w:val="002E42F9"/>
    <w:rsid w:val="002E4EF4"/>
    <w:rsid w:val="002E5507"/>
    <w:rsid w:val="002E5797"/>
    <w:rsid w:val="002E5BE7"/>
    <w:rsid w:val="002E5ECA"/>
    <w:rsid w:val="002F02AF"/>
    <w:rsid w:val="002F0EEE"/>
    <w:rsid w:val="002F1ACA"/>
    <w:rsid w:val="002F1E6D"/>
    <w:rsid w:val="002F33E4"/>
    <w:rsid w:val="002F34AB"/>
    <w:rsid w:val="002F36C5"/>
    <w:rsid w:val="002F394E"/>
    <w:rsid w:val="002F4ADD"/>
    <w:rsid w:val="002F553A"/>
    <w:rsid w:val="002F5A9D"/>
    <w:rsid w:val="002F607F"/>
    <w:rsid w:val="002F7ADF"/>
    <w:rsid w:val="002F7FF6"/>
    <w:rsid w:val="003013B7"/>
    <w:rsid w:val="00302966"/>
    <w:rsid w:val="00302B55"/>
    <w:rsid w:val="00303CF4"/>
    <w:rsid w:val="00303D84"/>
    <w:rsid w:val="00303DDB"/>
    <w:rsid w:val="0030485D"/>
    <w:rsid w:val="00304BBF"/>
    <w:rsid w:val="003051FC"/>
    <w:rsid w:val="00305815"/>
    <w:rsid w:val="003060B9"/>
    <w:rsid w:val="00306C4D"/>
    <w:rsid w:val="00307894"/>
    <w:rsid w:val="0031039B"/>
    <w:rsid w:val="00310B28"/>
    <w:rsid w:val="003115EC"/>
    <w:rsid w:val="00312B54"/>
    <w:rsid w:val="00313793"/>
    <w:rsid w:val="003140D0"/>
    <w:rsid w:val="00314409"/>
    <w:rsid w:val="003156A8"/>
    <w:rsid w:val="00315BF6"/>
    <w:rsid w:val="003165FF"/>
    <w:rsid w:val="00316632"/>
    <w:rsid w:val="00316735"/>
    <w:rsid w:val="003168DC"/>
    <w:rsid w:val="00320C39"/>
    <w:rsid w:val="00320F63"/>
    <w:rsid w:val="003221AB"/>
    <w:rsid w:val="00322C9C"/>
    <w:rsid w:val="003238E8"/>
    <w:rsid w:val="00323F79"/>
    <w:rsid w:val="00324A3E"/>
    <w:rsid w:val="00326D01"/>
    <w:rsid w:val="00327940"/>
    <w:rsid w:val="0033014F"/>
    <w:rsid w:val="0033178D"/>
    <w:rsid w:val="00331BC5"/>
    <w:rsid w:val="003323E5"/>
    <w:rsid w:val="0033284C"/>
    <w:rsid w:val="0033326C"/>
    <w:rsid w:val="0033329B"/>
    <w:rsid w:val="00335259"/>
    <w:rsid w:val="00335824"/>
    <w:rsid w:val="00335CEC"/>
    <w:rsid w:val="003367E7"/>
    <w:rsid w:val="003370A2"/>
    <w:rsid w:val="00337500"/>
    <w:rsid w:val="00337BDD"/>
    <w:rsid w:val="00340812"/>
    <w:rsid w:val="00340A1B"/>
    <w:rsid w:val="00341141"/>
    <w:rsid w:val="00341DBB"/>
    <w:rsid w:val="00342943"/>
    <w:rsid w:val="00342C96"/>
    <w:rsid w:val="00343F60"/>
    <w:rsid w:val="003442AA"/>
    <w:rsid w:val="0034467C"/>
    <w:rsid w:val="003447AD"/>
    <w:rsid w:val="00344BFD"/>
    <w:rsid w:val="00345A8F"/>
    <w:rsid w:val="00345B04"/>
    <w:rsid w:val="00345EFD"/>
    <w:rsid w:val="00347134"/>
    <w:rsid w:val="00347349"/>
    <w:rsid w:val="0034774A"/>
    <w:rsid w:val="00347F9F"/>
    <w:rsid w:val="00350783"/>
    <w:rsid w:val="00351B77"/>
    <w:rsid w:val="00352157"/>
    <w:rsid w:val="00352636"/>
    <w:rsid w:val="0035279F"/>
    <w:rsid w:val="00352D0E"/>
    <w:rsid w:val="00353176"/>
    <w:rsid w:val="0035357D"/>
    <w:rsid w:val="00353892"/>
    <w:rsid w:val="00353B84"/>
    <w:rsid w:val="003543ED"/>
    <w:rsid w:val="00354A2E"/>
    <w:rsid w:val="00355470"/>
    <w:rsid w:val="00355764"/>
    <w:rsid w:val="003569BF"/>
    <w:rsid w:val="0035772E"/>
    <w:rsid w:val="00357ADE"/>
    <w:rsid w:val="003605D1"/>
    <w:rsid w:val="00360713"/>
    <w:rsid w:val="00361365"/>
    <w:rsid w:val="00361A21"/>
    <w:rsid w:val="00361D48"/>
    <w:rsid w:val="003625C5"/>
    <w:rsid w:val="00362DB6"/>
    <w:rsid w:val="003630DD"/>
    <w:rsid w:val="0036324A"/>
    <w:rsid w:val="0036390B"/>
    <w:rsid w:val="00363B2B"/>
    <w:rsid w:val="00363D2B"/>
    <w:rsid w:val="00364268"/>
    <w:rsid w:val="003646CD"/>
    <w:rsid w:val="00364C25"/>
    <w:rsid w:val="0036522E"/>
    <w:rsid w:val="003656B8"/>
    <w:rsid w:val="003659EA"/>
    <w:rsid w:val="00365CCB"/>
    <w:rsid w:val="00366305"/>
    <w:rsid w:val="003673E2"/>
    <w:rsid w:val="00367D3E"/>
    <w:rsid w:val="00367E41"/>
    <w:rsid w:val="00370B41"/>
    <w:rsid w:val="003714A4"/>
    <w:rsid w:val="00371DA1"/>
    <w:rsid w:val="003722ED"/>
    <w:rsid w:val="0037249A"/>
    <w:rsid w:val="003733C8"/>
    <w:rsid w:val="0037378C"/>
    <w:rsid w:val="003739C6"/>
    <w:rsid w:val="00373DD4"/>
    <w:rsid w:val="003748F3"/>
    <w:rsid w:val="00374BD6"/>
    <w:rsid w:val="00374D07"/>
    <w:rsid w:val="003764C6"/>
    <w:rsid w:val="003769E8"/>
    <w:rsid w:val="00376C92"/>
    <w:rsid w:val="0037735B"/>
    <w:rsid w:val="00380BA1"/>
    <w:rsid w:val="003810A6"/>
    <w:rsid w:val="00382857"/>
    <w:rsid w:val="00383D19"/>
    <w:rsid w:val="00383F1B"/>
    <w:rsid w:val="00386256"/>
    <w:rsid w:val="00387E60"/>
    <w:rsid w:val="00392B9E"/>
    <w:rsid w:val="00392FD4"/>
    <w:rsid w:val="00393337"/>
    <w:rsid w:val="003934A6"/>
    <w:rsid w:val="00393731"/>
    <w:rsid w:val="003952DB"/>
    <w:rsid w:val="00395A43"/>
    <w:rsid w:val="003A00B9"/>
    <w:rsid w:val="003A0175"/>
    <w:rsid w:val="003A08A0"/>
    <w:rsid w:val="003A0910"/>
    <w:rsid w:val="003A09F1"/>
    <w:rsid w:val="003A1951"/>
    <w:rsid w:val="003A1B39"/>
    <w:rsid w:val="003A20B5"/>
    <w:rsid w:val="003A379E"/>
    <w:rsid w:val="003A3C4E"/>
    <w:rsid w:val="003A413D"/>
    <w:rsid w:val="003A43D2"/>
    <w:rsid w:val="003A595F"/>
    <w:rsid w:val="003A649C"/>
    <w:rsid w:val="003B0310"/>
    <w:rsid w:val="003B097E"/>
    <w:rsid w:val="003B1151"/>
    <w:rsid w:val="003B2FF2"/>
    <w:rsid w:val="003B4A2C"/>
    <w:rsid w:val="003B6E22"/>
    <w:rsid w:val="003B744E"/>
    <w:rsid w:val="003C01EB"/>
    <w:rsid w:val="003C1EF8"/>
    <w:rsid w:val="003C27F0"/>
    <w:rsid w:val="003C2807"/>
    <w:rsid w:val="003C3021"/>
    <w:rsid w:val="003C35C3"/>
    <w:rsid w:val="003C4287"/>
    <w:rsid w:val="003C45C6"/>
    <w:rsid w:val="003C5238"/>
    <w:rsid w:val="003C5ED5"/>
    <w:rsid w:val="003C63C4"/>
    <w:rsid w:val="003C7651"/>
    <w:rsid w:val="003C7EBA"/>
    <w:rsid w:val="003D0759"/>
    <w:rsid w:val="003D077E"/>
    <w:rsid w:val="003D0A9E"/>
    <w:rsid w:val="003D0B17"/>
    <w:rsid w:val="003D3010"/>
    <w:rsid w:val="003D30D9"/>
    <w:rsid w:val="003D3D42"/>
    <w:rsid w:val="003D4147"/>
    <w:rsid w:val="003D597A"/>
    <w:rsid w:val="003E1514"/>
    <w:rsid w:val="003E18DA"/>
    <w:rsid w:val="003E23A2"/>
    <w:rsid w:val="003E2F70"/>
    <w:rsid w:val="003E34BC"/>
    <w:rsid w:val="003E44EE"/>
    <w:rsid w:val="003E4A34"/>
    <w:rsid w:val="003E4AFB"/>
    <w:rsid w:val="003E4B18"/>
    <w:rsid w:val="003E517C"/>
    <w:rsid w:val="003E54AE"/>
    <w:rsid w:val="003E59C2"/>
    <w:rsid w:val="003E5EA6"/>
    <w:rsid w:val="003E62BF"/>
    <w:rsid w:val="003E73A9"/>
    <w:rsid w:val="003E76CC"/>
    <w:rsid w:val="003E76E6"/>
    <w:rsid w:val="003E78F4"/>
    <w:rsid w:val="003F0B1C"/>
    <w:rsid w:val="003F0D2C"/>
    <w:rsid w:val="003F3945"/>
    <w:rsid w:val="003F3F11"/>
    <w:rsid w:val="003F4697"/>
    <w:rsid w:val="003F5DA2"/>
    <w:rsid w:val="003F5EE9"/>
    <w:rsid w:val="003F6463"/>
    <w:rsid w:val="003F65F6"/>
    <w:rsid w:val="003F73C5"/>
    <w:rsid w:val="003F7F8B"/>
    <w:rsid w:val="004000A1"/>
    <w:rsid w:val="00400B5D"/>
    <w:rsid w:val="0040229B"/>
    <w:rsid w:val="0040258C"/>
    <w:rsid w:val="004025A0"/>
    <w:rsid w:val="00402B88"/>
    <w:rsid w:val="00402E0F"/>
    <w:rsid w:val="0040363C"/>
    <w:rsid w:val="00403649"/>
    <w:rsid w:val="00404412"/>
    <w:rsid w:val="0040466F"/>
    <w:rsid w:val="0040579C"/>
    <w:rsid w:val="00405C8F"/>
    <w:rsid w:val="0040648A"/>
    <w:rsid w:val="0040698C"/>
    <w:rsid w:val="00406B3E"/>
    <w:rsid w:val="0040708C"/>
    <w:rsid w:val="004072D5"/>
    <w:rsid w:val="00410A3B"/>
    <w:rsid w:val="004126BE"/>
    <w:rsid w:val="00413D2B"/>
    <w:rsid w:val="0041411D"/>
    <w:rsid w:val="00414B55"/>
    <w:rsid w:val="00414F8E"/>
    <w:rsid w:val="00415A8A"/>
    <w:rsid w:val="00415C17"/>
    <w:rsid w:val="004172FE"/>
    <w:rsid w:val="0041787F"/>
    <w:rsid w:val="00417A05"/>
    <w:rsid w:val="004205D4"/>
    <w:rsid w:val="00420A02"/>
    <w:rsid w:val="004221F1"/>
    <w:rsid w:val="004231CA"/>
    <w:rsid w:val="00423B61"/>
    <w:rsid w:val="00423D22"/>
    <w:rsid w:val="0042440A"/>
    <w:rsid w:val="00425018"/>
    <w:rsid w:val="00425C1A"/>
    <w:rsid w:val="00426281"/>
    <w:rsid w:val="004267F2"/>
    <w:rsid w:val="00426CAB"/>
    <w:rsid w:val="00427B0B"/>
    <w:rsid w:val="00427EB3"/>
    <w:rsid w:val="00427EDC"/>
    <w:rsid w:val="00430217"/>
    <w:rsid w:val="0043035F"/>
    <w:rsid w:val="00430AB3"/>
    <w:rsid w:val="004313BC"/>
    <w:rsid w:val="00431556"/>
    <w:rsid w:val="0043186C"/>
    <w:rsid w:val="004324F4"/>
    <w:rsid w:val="0043340E"/>
    <w:rsid w:val="004337A3"/>
    <w:rsid w:val="004337A6"/>
    <w:rsid w:val="00434387"/>
    <w:rsid w:val="00434AB1"/>
    <w:rsid w:val="004356FC"/>
    <w:rsid w:val="00437315"/>
    <w:rsid w:val="00440798"/>
    <w:rsid w:val="00441129"/>
    <w:rsid w:val="00441A2E"/>
    <w:rsid w:val="00441DFA"/>
    <w:rsid w:val="00442071"/>
    <w:rsid w:val="004425FA"/>
    <w:rsid w:val="00442DDE"/>
    <w:rsid w:val="00442F13"/>
    <w:rsid w:val="004435ED"/>
    <w:rsid w:val="00443889"/>
    <w:rsid w:val="00443B4D"/>
    <w:rsid w:val="00443E7E"/>
    <w:rsid w:val="0044443D"/>
    <w:rsid w:val="0044538C"/>
    <w:rsid w:val="00445B8C"/>
    <w:rsid w:val="0044735D"/>
    <w:rsid w:val="004476BF"/>
    <w:rsid w:val="00447A9A"/>
    <w:rsid w:val="00447ADB"/>
    <w:rsid w:val="00450CF9"/>
    <w:rsid w:val="00452BFC"/>
    <w:rsid w:val="00453F5D"/>
    <w:rsid w:val="00454579"/>
    <w:rsid w:val="00454AB9"/>
    <w:rsid w:val="00455E91"/>
    <w:rsid w:val="0045635A"/>
    <w:rsid w:val="00457EB5"/>
    <w:rsid w:val="00460160"/>
    <w:rsid w:val="004603BA"/>
    <w:rsid w:val="0046165F"/>
    <w:rsid w:val="00461AC8"/>
    <w:rsid w:val="00461F16"/>
    <w:rsid w:val="0046204D"/>
    <w:rsid w:val="0046272D"/>
    <w:rsid w:val="00462770"/>
    <w:rsid w:val="0046280A"/>
    <w:rsid w:val="0046333E"/>
    <w:rsid w:val="004641DA"/>
    <w:rsid w:val="00464348"/>
    <w:rsid w:val="00464C88"/>
    <w:rsid w:val="00464CD9"/>
    <w:rsid w:val="00465A75"/>
    <w:rsid w:val="00465AF8"/>
    <w:rsid w:val="00465B91"/>
    <w:rsid w:val="00465EB7"/>
    <w:rsid w:val="00467B54"/>
    <w:rsid w:val="00470DC4"/>
    <w:rsid w:val="004716AD"/>
    <w:rsid w:val="00471C21"/>
    <w:rsid w:val="00471CA3"/>
    <w:rsid w:val="0047308D"/>
    <w:rsid w:val="00473A2A"/>
    <w:rsid w:val="00473CDE"/>
    <w:rsid w:val="00474347"/>
    <w:rsid w:val="004750E1"/>
    <w:rsid w:val="004759A8"/>
    <w:rsid w:val="00476A78"/>
    <w:rsid w:val="004804E2"/>
    <w:rsid w:val="004806D5"/>
    <w:rsid w:val="00480B3D"/>
    <w:rsid w:val="0048107E"/>
    <w:rsid w:val="004821D9"/>
    <w:rsid w:val="00483008"/>
    <w:rsid w:val="0048344E"/>
    <w:rsid w:val="00483B71"/>
    <w:rsid w:val="00483FDD"/>
    <w:rsid w:val="004842B3"/>
    <w:rsid w:val="00484D4E"/>
    <w:rsid w:val="00484EF7"/>
    <w:rsid w:val="004857ED"/>
    <w:rsid w:val="004863D8"/>
    <w:rsid w:val="004866C2"/>
    <w:rsid w:val="00486CDB"/>
    <w:rsid w:val="00487412"/>
    <w:rsid w:val="0048770F"/>
    <w:rsid w:val="00487BCB"/>
    <w:rsid w:val="004903B5"/>
    <w:rsid w:val="00490BD3"/>
    <w:rsid w:val="00490E33"/>
    <w:rsid w:val="004913DD"/>
    <w:rsid w:val="00491F28"/>
    <w:rsid w:val="00493885"/>
    <w:rsid w:val="004942B7"/>
    <w:rsid w:val="00494620"/>
    <w:rsid w:val="00495142"/>
    <w:rsid w:val="004954E8"/>
    <w:rsid w:val="0049550C"/>
    <w:rsid w:val="004968D5"/>
    <w:rsid w:val="00497162"/>
    <w:rsid w:val="00497693"/>
    <w:rsid w:val="00497712"/>
    <w:rsid w:val="0049794E"/>
    <w:rsid w:val="00497E11"/>
    <w:rsid w:val="00497E88"/>
    <w:rsid w:val="004A0363"/>
    <w:rsid w:val="004A1C14"/>
    <w:rsid w:val="004A1FAD"/>
    <w:rsid w:val="004A264A"/>
    <w:rsid w:val="004A34A7"/>
    <w:rsid w:val="004A4592"/>
    <w:rsid w:val="004A4CCA"/>
    <w:rsid w:val="004A538E"/>
    <w:rsid w:val="004A6DD5"/>
    <w:rsid w:val="004A7C2C"/>
    <w:rsid w:val="004A7C57"/>
    <w:rsid w:val="004B0C62"/>
    <w:rsid w:val="004B161A"/>
    <w:rsid w:val="004B2032"/>
    <w:rsid w:val="004B278F"/>
    <w:rsid w:val="004B2FFF"/>
    <w:rsid w:val="004B3AD4"/>
    <w:rsid w:val="004B4CC2"/>
    <w:rsid w:val="004B66C4"/>
    <w:rsid w:val="004B676E"/>
    <w:rsid w:val="004B6E3D"/>
    <w:rsid w:val="004B709C"/>
    <w:rsid w:val="004B7605"/>
    <w:rsid w:val="004B79F3"/>
    <w:rsid w:val="004B7F58"/>
    <w:rsid w:val="004C0374"/>
    <w:rsid w:val="004C13CA"/>
    <w:rsid w:val="004C4031"/>
    <w:rsid w:val="004C4345"/>
    <w:rsid w:val="004C4FDB"/>
    <w:rsid w:val="004C54FD"/>
    <w:rsid w:val="004C5716"/>
    <w:rsid w:val="004C579E"/>
    <w:rsid w:val="004C7890"/>
    <w:rsid w:val="004C7993"/>
    <w:rsid w:val="004C7FDA"/>
    <w:rsid w:val="004D0CBA"/>
    <w:rsid w:val="004D1ADB"/>
    <w:rsid w:val="004D48D7"/>
    <w:rsid w:val="004D7033"/>
    <w:rsid w:val="004D768D"/>
    <w:rsid w:val="004E0A23"/>
    <w:rsid w:val="004E11BB"/>
    <w:rsid w:val="004E15B2"/>
    <w:rsid w:val="004E1E27"/>
    <w:rsid w:val="004E248F"/>
    <w:rsid w:val="004E24CD"/>
    <w:rsid w:val="004E2B45"/>
    <w:rsid w:val="004E2CFD"/>
    <w:rsid w:val="004E2EE6"/>
    <w:rsid w:val="004E33CF"/>
    <w:rsid w:val="004E3FD2"/>
    <w:rsid w:val="004E4C1F"/>
    <w:rsid w:val="004E4E4D"/>
    <w:rsid w:val="004E624A"/>
    <w:rsid w:val="004E68C2"/>
    <w:rsid w:val="004E702D"/>
    <w:rsid w:val="004F0815"/>
    <w:rsid w:val="004F1661"/>
    <w:rsid w:val="004F4BB8"/>
    <w:rsid w:val="004F5E73"/>
    <w:rsid w:val="004F6AA3"/>
    <w:rsid w:val="004F7228"/>
    <w:rsid w:val="004F7DF5"/>
    <w:rsid w:val="00501358"/>
    <w:rsid w:val="0050176E"/>
    <w:rsid w:val="00502F3F"/>
    <w:rsid w:val="00503216"/>
    <w:rsid w:val="00503386"/>
    <w:rsid w:val="00503931"/>
    <w:rsid w:val="00504BE3"/>
    <w:rsid w:val="005050C2"/>
    <w:rsid w:val="005058D6"/>
    <w:rsid w:val="00506026"/>
    <w:rsid w:val="00506A06"/>
    <w:rsid w:val="00507627"/>
    <w:rsid w:val="00507DC8"/>
    <w:rsid w:val="005104FC"/>
    <w:rsid w:val="00511551"/>
    <w:rsid w:val="0051306C"/>
    <w:rsid w:val="005130DD"/>
    <w:rsid w:val="00513538"/>
    <w:rsid w:val="00514521"/>
    <w:rsid w:val="00516F7D"/>
    <w:rsid w:val="005171D8"/>
    <w:rsid w:val="0051799F"/>
    <w:rsid w:val="00520109"/>
    <w:rsid w:val="00521EC9"/>
    <w:rsid w:val="0052335F"/>
    <w:rsid w:val="00523423"/>
    <w:rsid w:val="00523972"/>
    <w:rsid w:val="00523B01"/>
    <w:rsid w:val="00525E57"/>
    <w:rsid w:val="00526D7C"/>
    <w:rsid w:val="00527504"/>
    <w:rsid w:val="005327C5"/>
    <w:rsid w:val="00532FEC"/>
    <w:rsid w:val="00533158"/>
    <w:rsid w:val="00533926"/>
    <w:rsid w:val="00533BEC"/>
    <w:rsid w:val="0053435F"/>
    <w:rsid w:val="00534500"/>
    <w:rsid w:val="00536E56"/>
    <w:rsid w:val="005373DD"/>
    <w:rsid w:val="005375E6"/>
    <w:rsid w:val="0054066A"/>
    <w:rsid w:val="0054147C"/>
    <w:rsid w:val="00542CE2"/>
    <w:rsid w:val="005431DB"/>
    <w:rsid w:val="00543420"/>
    <w:rsid w:val="0054345C"/>
    <w:rsid w:val="00543CBE"/>
    <w:rsid w:val="005440C5"/>
    <w:rsid w:val="00545BAF"/>
    <w:rsid w:val="00546440"/>
    <w:rsid w:val="005465DC"/>
    <w:rsid w:val="005466FB"/>
    <w:rsid w:val="0054752A"/>
    <w:rsid w:val="00550854"/>
    <w:rsid w:val="00550FD3"/>
    <w:rsid w:val="00551C6A"/>
    <w:rsid w:val="00553C7A"/>
    <w:rsid w:val="00553D6A"/>
    <w:rsid w:val="0055402B"/>
    <w:rsid w:val="00554B52"/>
    <w:rsid w:val="00554B6E"/>
    <w:rsid w:val="00555CA1"/>
    <w:rsid w:val="0055616A"/>
    <w:rsid w:val="00556367"/>
    <w:rsid w:val="005603E2"/>
    <w:rsid w:val="00560721"/>
    <w:rsid w:val="00562044"/>
    <w:rsid w:val="0056345D"/>
    <w:rsid w:val="005641B3"/>
    <w:rsid w:val="00564A43"/>
    <w:rsid w:val="00566AE9"/>
    <w:rsid w:val="005671C6"/>
    <w:rsid w:val="00570370"/>
    <w:rsid w:val="00570FAC"/>
    <w:rsid w:val="00572620"/>
    <w:rsid w:val="00573967"/>
    <w:rsid w:val="00573C05"/>
    <w:rsid w:val="00573DA9"/>
    <w:rsid w:val="00574F96"/>
    <w:rsid w:val="00575727"/>
    <w:rsid w:val="005757BE"/>
    <w:rsid w:val="00576024"/>
    <w:rsid w:val="00576C43"/>
    <w:rsid w:val="00577172"/>
    <w:rsid w:val="00577491"/>
    <w:rsid w:val="005775D5"/>
    <w:rsid w:val="00577C7E"/>
    <w:rsid w:val="005802A5"/>
    <w:rsid w:val="00581F72"/>
    <w:rsid w:val="00583647"/>
    <w:rsid w:val="00584B4C"/>
    <w:rsid w:val="00585290"/>
    <w:rsid w:val="00585F0F"/>
    <w:rsid w:val="00586FA6"/>
    <w:rsid w:val="005912FA"/>
    <w:rsid w:val="00591D5D"/>
    <w:rsid w:val="005935C8"/>
    <w:rsid w:val="00594370"/>
    <w:rsid w:val="00594844"/>
    <w:rsid w:val="00594F44"/>
    <w:rsid w:val="00595B9B"/>
    <w:rsid w:val="00596B8C"/>
    <w:rsid w:val="00596EBE"/>
    <w:rsid w:val="00597900"/>
    <w:rsid w:val="00597903"/>
    <w:rsid w:val="00597F91"/>
    <w:rsid w:val="005A0372"/>
    <w:rsid w:val="005A1572"/>
    <w:rsid w:val="005A197C"/>
    <w:rsid w:val="005A27FC"/>
    <w:rsid w:val="005A2E49"/>
    <w:rsid w:val="005A3692"/>
    <w:rsid w:val="005A4514"/>
    <w:rsid w:val="005A5422"/>
    <w:rsid w:val="005A6977"/>
    <w:rsid w:val="005A7544"/>
    <w:rsid w:val="005A7DE7"/>
    <w:rsid w:val="005B0A9E"/>
    <w:rsid w:val="005B0AA3"/>
    <w:rsid w:val="005B0B91"/>
    <w:rsid w:val="005B0BB0"/>
    <w:rsid w:val="005B1819"/>
    <w:rsid w:val="005B29BC"/>
    <w:rsid w:val="005B35FF"/>
    <w:rsid w:val="005B3CA5"/>
    <w:rsid w:val="005B4049"/>
    <w:rsid w:val="005B4B1E"/>
    <w:rsid w:val="005B5134"/>
    <w:rsid w:val="005B6671"/>
    <w:rsid w:val="005B722A"/>
    <w:rsid w:val="005B7D31"/>
    <w:rsid w:val="005C0D4D"/>
    <w:rsid w:val="005C1400"/>
    <w:rsid w:val="005C2C9F"/>
    <w:rsid w:val="005C4EB7"/>
    <w:rsid w:val="005C5495"/>
    <w:rsid w:val="005C6523"/>
    <w:rsid w:val="005C6640"/>
    <w:rsid w:val="005C6718"/>
    <w:rsid w:val="005C733D"/>
    <w:rsid w:val="005C775B"/>
    <w:rsid w:val="005D04C4"/>
    <w:rsid w:val="005D4692"/>
    <w:rsid w:val="005D5811"/>
    <w:rsid w:val="005D5871"/>
    <w:rsid w:val="005D5EFE"/>
    <w:rsid w:val="005D6057"/>
    <w:rsid w:val="005D6662"/>
    <w:rsid w:val="005D6FCD"/>
    <w:rsid w:val="005D7A36"/>
    <w:rsid w:val="005E0011"/>
    <w:rsid w:val="005E098E"/>
    <w:rsid w:val="005E39E3"/>
    <w:rsid w:val="005E39F3"/>
    <w:rsid w:val="005E3DF5"/>
    <w:rsid w:val="005E4909"/>
    <w:rsid w:val="005E4DB7"/>
    <w:rsid w:val="005E58D1"/>
    <w:rsid w:val="005E5FAF"/>
    <w:rsid w:val="005E7958"/>
    <w:rsid w:val="005F1B93"/>
    <w:rsid w:val="005F1E46"/>
    <w:rsid w:val="005F251C"/>
    <w:rsid w:val="005F2E3A"/>
    <w:rsid w:val="005F2EFA"/>
    <w:rsid w:val="005F38E9"/>
    <w:rsid w:val="005F4076"/>
    <w:rsid w:val="005F4447"/>
    <w:rsid w:val="005F51CA"/>
    <w:rsid w:val="005F522B"/>
    <w:rsid w:val="005F5F7F"/>
    <w:rsid w:val="005F6143"/>
    <w:rsid w:val="005F6795"/>
    <w:rsid w:val="005F7E0A"/>
    <w:rsid w:val="005F7FF0"/>
    <w:rsid w:val="00601030"/>
    <w:rsid w:val="006016F4"/>
    <w:rsid w:val="0060255F"/>
    <w:rsid w:val="006039A5"/>
    <w:rsid w:val="006044BC"/>
    <w:rsid w:val="0060483B"/>
    <w:rsid w:val="00605735"/>
    <w:rsid w:val="00605835"/>
    <w:rsid w:val="00605F07"/>
    <w:rsid w:val="0060629A"/>
    <w:rsid w:val="00606487"/>
    <w:rsid w:val="00606B7E"/>
    <w:rsid w:val="00606C07"/>
    <w:rsid w:val="00607575"/>
    <w:rsid w:val="00611186"/>
    <w:rsid w:val="00611383"/>
    <w:rsid w:val="00611BC0"/>
    <w:rsid w:val="006127EC"/>
    <w:rsid w:val="00614486"/>
    <w:rsid w:val="00615B47"/>
    <w:rsid w:val="00615C05"/>
    <w:rsid w:val="00615FBC"/>
    <w:rsid w:val="00617E85"/>
    <w:rsid w:val="00622195"/>
    <w:rsid w:val="006228C3"/>
    <w:rsid w:val="00622EDC"/>
    <w:rsid w:val="006245FD"/>
    <w:rsid w:val="00624A0A"/>
    <w:rsid w:val="006251B3"/>
    <w:rsid w:val="00625700"/>
    <w:rsid w:val="00625848"/>
    <w:rsid w:val="00626C1A"/>
    <w:rsid w:val="00627A62"/>
    <w:rsid w:val="00627B5C"/>
    <w:rsid w:val="00630EA0"/>
    <w:rsid w:val="00631307"/>
    <w:rsid w:val="00631576"/>
    <w:rsid w:val="00631780"/>
    <w:rsid w:val="00632117"/>
    <w:rsid w:val="00633A90"/>
    <w:rsid w:val="0063531B"/>
    <w:rsid w:val="00635377"/>
    <w:rsid w:val="0063590B"/>
    <w:rsid w:val="00635EFE"/>
    <w:rsid w:val="00636840"/>
    <w:rsid w:val="00636AA9"/>
    <w:rsid w:val="00637AFD"/>
    <w:rsid w:val="00637DF0"/>
    <w:rsid w:val="006418A0"/>
    <w:rsid w:val="00641D2C"/>
    <w:rsid w:val="00641D62"/>
    <w:rsid w:val="00641E1E"/>
    <w:rsid w:val="00642EF1"/>
    <w:rsid w:val="0064375E"/>
    <w:rsid w:val="006437F9"/>
    <w:rsid w:val="00644C45"/>
    <w:rsid w:val="006456A8"/>
    <w:rsid w:val="00647710"/>
    <w:rsid w:val="00650CB9"/>
    <w:rsid w:val="00651A71"/>
    <w:rsid w:val="006528CF"/>
    <w:rsid w:val="00652DB7"/>
    <w:rsid w:val="00653F93"/>
    <w:rsid w:val="00655285"/>
    <w:rsid w:val="00655BAE"/>
    <w:rsid w:val="00655BF8"/>
    <w:rsid w:val="006569E2"/>
    <w:rsid w:val="00656E98"/>
    <w:rsid w:val="00657553"/>
    <w:rsid w:val="0065760C"/>
    <w:rsid w:val="00661715"/>
    <w:rsid w:val="00663DDF"/>
    <w:rsid w:val="00664452"/>
    <w:rsid w:val="0066513D"/>
    <w:rsid w:val="006655AB"/>
    <w:rsid w:val="00665A0A"/>
    <w:rsid w:val="006669B0"/>
    <w:rsid w:val="00670CCE"/>
    <w:rsid w:val="00671651"/>
    <w:rsid w:val="00671C94"/>
    <w:rsid w:val="006733EA"/>
    <w:rsid w:val="006739BB"/>
    <w:rsid w:val="00673B2B"/>
    <w:rsid w:val="006743C2"/>
    <w:rsid w:val="00674CE6"/>
    <w:rsid w:val="00675836"/>
    <w:rsid w:val="00675DAD"/>
    <w:rsid w:val="0067625D"/>
    <w:rsid w:val="006764EA"/>
    <w:rsid w:val="006779AA"/>
    <w:rsid w:val="00677A61"/>
    <w:rsid w:val="00682650"/>
    <w:rsid w:val="00682CCA"/>
    <w:rsid w:val="00683D19"/>
    <w:rsid w:val="00683D4C"/>
    <w:rsid w:val="00683EF7"/>
    <w:rsid w:val="006841FD"/>
    <w:rsid w:val="00687E6D"/>
    <w:rsid w:val="006906F8"/>
    <w:rsid w:val="00691325"/>
    <w:rsid w:val="00691370"/>
    <w:rsid w:val="00691702"/>
    <w:rsid w:val="00691C7C"/>
    <w:rsid w:val="00693218"/>
    <w:rsid w:val="0069322D"/>
    <w:rsid w:val="00693A45"/>
    <w:rsid w:val="00693D31"/>
    <w:rsid w:val="00693EFB"/>
    <w:rsid w:val="00694438"/>
    <w:rsid w:val="00695251"/>
    <w:rsid w:val="0069685E"/>
    <w:rsid w:val="006971A6"/>
    <w:rsid w:val="006A0215"/>
    <w:rsid w:val="006A0575"/>
    <w:rsid w:val="006A1095"/>
    <w:rsid w:val="006A217E"/>
    <w:rsid w:val="006A3F7B"/>
    <w:rsid w:val="006A4581"/>
    <w:rsid w:val="006A46FE"/>
    <w:rsid w:val="006A4A06"/>
    <w:rsid w:val="006A4E20"/>
    <w:rsid w:val="006A6EF9"/>
    <w:rsid w:val="006A7C6E"/>
    <w:rsid w:val="006B072E"/>
    <w:rsid w:val="006B0F3E"/>
    <w:rsid w:val="006B0F8C"/>
    <w:rsid w:val="006B1366"/>
    <w:rsid w:val="006B1E48"/>
    <w:rsid w:val="006B2124"/>
    <w:rsid w:val="006B389E"/>
    <w:rsid w:val="006B4340"/>
    <w:rsid w:val="006B45B2"/>
    <w:rsid w:val="006B469C"/>
    <w:rsid w:val="006B53E0"/>
    <w:rsid w:val="006B58C1"/>
    <w:rsid w:val="006B5B69"/>
    <w:rsid w:val="006B5CCA"/>
    <w:rsid w:val="006B6B4E"/>
    <w:rsid w:val="006B6BDE"/>
    <w:rsid w:val="006B7F32"/>
    <w:rsid w:val="006C01B5"/>
    <w:rsid w:val="006C1240"/>
    <w:rsid w:val="006C1642"/>
    <w:rsid w:val="006C1AE9"/>
    <w:rsid w:val="006C20C0"/>
    <w:rsid w:val="006C2191"/>
    <w:rsid w:val="006C25F2"/>
    <w:rsid w:val="006C383B"/>
    <w:rsid w:val="006C505B"/>
    <w:rsid w:val="006C5FBF"/>
    <w:rsid w:val="006C66A9"/>
    <w:rsid w:val="006D1DD5"/>
    <w:rsid w:val="006D45C4"/>
    <w:rsid w:val="006D5329"/>
    <w:rsid w:val="006D5D52"/>
    <w:rsid w:val="006D66B3"/>
    <w:rsid w:val="006D6E38"/>
    <w:rsid w:val="006D72B3"/>
    <w:rsid w:val="006E032B"/>
    <w:rsid w:val="006E068A"/>
    <w:rsid w:val="006E2CDD"/>
    <w:rsid w:val="006E2EF8"/>
    <w:rsid w:val="006E3B3C"/>
    <w:rsid w:val="006E3C7D"/>
    <w:rsid w:val="006E4624"/>
    <w:rsid w:val="006E6015"/>
    <w:rsid w:val="006E7B19"/>
    <w:rsid w:val="006F29CA"/>
    <w:rsid w:val="006F2C52"/>
    <w:rsid w:val="006F3493"/>
    <w:rsid w:val="006F3996"/>
    <w:rsid w:val="006F4D60"/>
    <w:rsid w:val="006F5710"/>
    <w:rsid w:val="006F5C0B"/>
    <w:rsid w:val="006F70AA"/>
    <w:rsid w:val="006F722D"/>
    <w:rsid w:val="006F7EE4"/>
    <w:rsid w:val="00700BA0"/>
    <w:rsid w:val="007041A0"/>
    <w:rsid w:val="007055BD"/>
    <w:rsid w:val="00705792"/>
    <w:rsid w:val="007057B5"/>
    <w:rsid w:val="00706270"/>
    <w:rsid w:val="007072D2"/>
    <w:rsid w:val="00707391"/>
    <w:rsid w:val="007109D9"/>
    <w:rsid w:val="0071138F"/>
    <w:rsid w:val="0071167A"/>
    <w:rsid w:val="0071357C"/>
    <w:rsid w:val="00713B18"/>
    <w:rsid w:val="0071407B"/>
    <w:rsid w:val="00714371"/>
    <w:rsid w:val="007145EE"/>
    <w:rsid w:val="00714E28"/>
    <w:rsid w:val="0071577B"/>
    <w:rsid w:val="00715C27"/>
    <w:rsid w:val="00715D9D"/>
    <w:rsid w:val="00715F40"/>
    <w:rsid w:val="007167EF"/>
    <w:rsid w:val="00717018"/>
    <w:rsid w:val="007178A0"/>
    <w:rsid w:val="00720277"/>
    <w:rsid w:val="00720A15"/>
    <w:rsid w:val="00720CA0"/>
    <w:rsid w:val="00720CEF"/>
    <w:rsid w:val="00721303"/>
    <w:rsid w:val="007214AB"/>
    <w:rsid w:val="00722D1D"/>
    <w:rsid w:val="00722FC4"/>
    <w:rsid w:val="00723CC5"/>
    <w:rsid w:val="00724C4B"/>
    <w:rsid w:val="0072550A"/>
    <w:rsid w:val="0072565C"/>
    <w:rsid w:val="007267F2"/>
    <w:rsid w:val="00726B98"/>
    <w:rsid w:val="00727063"/>
    <w:rsid w:val="0072796E"/>
    <w:rsid w:val="00727BF5"/>
    <w:rsid w:val="00730A9D"/>
    <w:rsid w:val="00731059"/>
    <w:rsid w:val="00731675"/>
    <w:rsid w:val="00731A6B"/>
    <w:rsid w:val="00731CEA"/>
    <w:rsid w:val="0073319F"/>
    <w:rsid w:val="007331C0"/>
    <w:rsid w:val="00733CC1"/>
    <w:rsid w:val="00735A5F"/>
    <w:rsid w:val="00736B1D"/>
    <w:rsid w:val="00736EBE"/>
    <w:rsid w:val="00740831"/>
    <w:rsid w:val="007409CE"/>
    <w:rsid w:val="007429CA"/>
    <w:rsid w:val="00742BE8"/>
    <w:rsid w:val="00743A88"/>
    <w:rsid w:val="007443AE"/>
    <w:rsid w:val="00744FEE"/>
    <w:rsid w:val="007454E8"/>
    <w:rsid w:val="00746DA8"/>
    <w:rsid w:val="0074736D"/>
    <w:rsid w:val="00747E38"/>
    <w:rsid w:val="0075086A"/>
    <w:rsid w:val="007526AB"/>
    <w:rsid w:val="007526B5"/>
    <w:rsid w:val="00752FB1"/>
    <w:rsid w:val="00753265"/>
    <w:rsid w:val="00753FFF"/>
    <w:rsid w:val="007559B9"/>
    <w:rsid w:val="00755B5F"/>
    <w:rsid w:val="007571E2"/>
    <w:rsid w:val="00757BA6"/>
    <w:rsid w:val="0076046A"/>
    <w:rsid w:val="007609A2"/>
    <w:rsid w:val="00760A21"/>
    <w:rsid w:val="00760CF2"/>
    <w:rsid w:val="007611EF"/>
    <w:rsid w:val="0076218D"/>
    <w:rsid w:val="00762F40"/>
    <w:rsid w:val="00763BD9"/>
    <w:rsid w:val="0076576F"/>
    <w:rsid w:val="0076621A"/>
    <w:rsid w:val="00766F6A"/>
    <w:rsid w:val="00770724"/>
    <w:rsid w:val="00771F6F"/>
    <w:rsid w:val="00772821"/>
    <w:rsid w:val="00772AD3"/>
    <w:rsid w:val="00772EB8"/>
    <w:rsid w:val="007751D0"/>
    <w:rsid w:val="0077651E"/>
    <w:rsid w:val="0077673F"/>
    <w:rsid w:val="00776DCB"/>
    <w:rsid w:val="0077717E"/>
    <w:rsid w:val="007800E4"/>
    <w:rsid w:val="00780C03"/>
    <w:rsid w:val="00780CEF"/>
    <w:rsid w:val="00780DEF"/>
    <w:rsid w:val="00780F1E"/>
    <w:rsid w:val="007824A0"/>
    <w:rsid w:val="00782CE6"/>
    <w:rsid w:val="00782D93"/>
    <w:rsid w:val="00784309"/>
    <w:rsid w:val="007848E9"/>
    <w:rsid w:val="00784C29"/>
    <w:rsid w:val="00785B65"/>
    <w:rsid w:val="00785D2E"/>
    <w:rsid w:val="0078619F"/>
    <w:rsid w:val="00786412"/>
    <w:rsid w:val="00786760"/>
    <w:rsid w:val="007870A0"/>
    <w:rsid w:val="00787659"/>
    <w:rsid w:val="00790CA3"/>
    <w:rsid w:val="00791004"/>
    <w:rsid w:val="0079193C"/>
    <w:rsid w:val="00791C84"/>
    <w:rsid w:val="00791DCD"/>
    <w:rsid w:val="00792E2C"/>
    <w:rsid w:val="00792F09"/>
    <w:rsid w:val="00793384"/>
    <w:rsid w:val="007937C6"/>
    <w:rsid w:val="00793E8E"/>
    <w:rsid w:val="00794157"/>
    <w:rsid w:val="00794AA4"/>
    <w:rsid w:val="0079502D"/>
    <w:rsid w:val="007953D4"/>
    <w:rsid w:val="00797214"/>
    <w:rsid w:val="0079730F"/>
    <w:rsid w:val="00797411"/>
    <w:rsid w:val="007A0BDC"/>
    <w:rsid w:val="007A2AEB"/>
    <w:rsid w:val="007A3AA0"/>
    <w:rsid w:val="007A4280"/>
    <w:rsid w:val="007A4489"/>
    <w:rsid w:val="007A4CA5"/>
    <w:rsid w:val="007A4F8A"/>
    <w:rsid w:val="007A4F9A"/>
    <w:rsid w:val="007A5778"/>
    <w:rsid w:val="007A67F9"/>
    <w:rsid w:val="007A6F82"/>
    <w:rsid w:val="007A7364"/>
    <w:rsid w:val="007A7DAC"/>
    <w:rsid w:val="007A7E98"/>
    <w:rsid w:val="007B0095"/>
    <w:rsid w:val="007B2285"/>
    <w:rsid w:val="007B4CB7"/>
    <w:rsid w:val="007B4D65"/>
    <w:rsid w:val="007B4E46"/>
    <w:rsid w:val="007B536F"/>
    <w:rsid w:val="007B5873"/>
    <w:rsid w:val="007B58D8"/>
    <w:rsid w:val="007B66E6"/>
    <w:rsid w:val="007B675D"/>
    <w:rsid w:val="007B6AEC"/>
    <w:rsid w:val="007B6E3A"/>
    <w:rsid w:val="007B7FF6"/>
    <w:rsid w:val="007C0673"/>
    <w:rsid w:val="007C10D8"/>
    <w:rsid w:val="007C18D7"/>
    <w:rsid w:val="007C3242"/>
    <w:rsid w:val="007C329C"/>
    <w:rsid w:val="007C41A0"/>
    <w:rsid w:val="007C51ED"/>
    <w:rsid w:val="007C5BA0"/>
    <w:rsid w:val="007C5EEB"/>
    <w:rsid w:val="007C6511"/>
    <w:rsid w:val="007C7510"/>
    <w:rsid w:val="007C765C"/>
    <w:rsid w:val="007C7BA8"/>
    <w:rsid w:val="007C7C97"/>
    <w:rsid w:val="007C7D39"/>
    <w:rsid w:val="007C7E9A"/>
    <w:rsid w:val="007C7FAB"/>
    <w:rsid w:val="007D1606"/>
    <w:rsid w:val="007D1F23"/>
    <w:rsid w:val="007D211F"/>
    <w:rsid w:val="007D2484"/>
    <w:rsid w:val="007D26BA"/>
    <w:rsid w:val="007D27F9"/>
    <w:rsid w:val="007D2C68"/>
    <w:rsid w:val="007D36F5"/>
    <w:rsid w:val="007D36F6"/>
    <w:rsid w:val="007D3C3C"/>
    <w:rsid w:val="007D3F3A"/>
    <w:rsid w:val="007D497F"/>
    <w:rsid w:val="007D4D99"/>
    <w:rsid w:val="007D5705"/>
    <w:rsid w:val="007D59B9"/>
    <w:rsid w:val="007D7468"/>
    <w:rsid w:val="007D7C07"/>
    <w:rsid w:val="007E0596"/>
    <w:rsid w:val="007E0B73"/>
    <w:rsid w:val="007E1371"/>
    <w:rsid w:val="007E2928"/>
    <w:rsid w:val="007E2995"/>
    <w:rsid w:val="007E2C88"/>
    <w:rsid w:val="007E2E71"/>
    <w:rsid w:val="007E3E62"/>
    <w:rsid w:val="007E46B2"/>
    <w:rsid w:val="007E6D65"/>
    <w:rsid w:val="007F1015"/>
    <w:rsid w:val="007F1544"/>
    <w:rsid w:val="007F17A7"/>
    <w:rsid w:val="007F2742"/>
    <w:rsid w:val="007F40DB"/>
    <w:rsid w:val="007F5100"/>
    <w:rsid w:val="007F6784"/>
    <w:rsid w:val="007F7052"/>
    <w:rsid w:val="007F7AB5"/>
    <w:rsid w:val="008000EB"/>
    <w:rsid w:val="0080364C"/>
    <w:rsid w:val="00804377"/>
    <w:rsid w:val="00805409"/>
    <w:rsid w:val="00805EE5"/>
    <w:rsid w:val="0080662A"/>
    <w:rsid w:val="0081149C"/>
    <w:rsid w:val="008121FB"/>
    <w:rsid w:val="008129A0"/>
    <w:rsid w:val="00813AE0"/>
    <w:rsid w:val="0081422A"/>
    <w:rsid w:val="00814810"/>
    <w:rsid w:val="00814C6C"/>
    <w:rsid w:val="00815916"/>
    <w:rsid w:val="0081646C"/>
    <w:rsid w:val="0081722B"/>
    <w:rsid w:val="0081764E"/>
    <w:rsid w:val="0081765D"/>
    <w:rsid w:val="008201CF"/>
    <w:rsid w:val="00820DC3"/>
    <w:rsid w:val="00821CA5"/>
    <w:rsid w:val="00822424"/>
    <w:rsid w:val="00823C5A"/>
    <w:rsid w:val="00824010"/>
    <w:rsid w:val="0082484F"/>
    <w:rsid w:val="00826507"/>
    <w:rsid w:val="008267CD"/>
    <w:rsid w:val="00830E2B"/>
    <w:rsid w:val="00830E6E"/>
    <w:rsid w:val="0083135B"/>
    <w:rsid w:val="00831A07"/>
    <w:rsid w:val="00831CFE"/>
    <w:rsid w:val="0083203D"/>
    <w:rsid w:val="00833B59"/>
    <w:rsid w:val="008355D6"/>
    <w:rsid w:val="008360AF"/>
    <w:rsid w:val="00836A74"/>
    <w:rsid w:val="00837501"/>
    <w:rsid w:val="00837C4C"/>
    <w:rsid w:val="008412BC"/>
    <w:rsid w:val="00842B8A"/>
    <w:rsid w:val="00843CAA"/>
    <w:rsid w:val="0084419B"/>
    <w:rsid w:val="00844458"/>
    <w:rsid w:val="00844B99"/>
    <w:rsid w:val="00844D3C"/>
    <w:rsid w:val="0084511D"/>
    <w:rsid w:val="008459B7"/>
    <w:rsid w:val="00845A30"/>
    <w:rsid w:val="00847039"/>
    <w:rsid w:val="00850190"/>
    <w:rsid w:val="00851F8D"/>
    <w:rsid w:val="00852493"/>
    <w:rsid w:val="00852FD5"/>
    <w:rsid w:val="0085400F"/>
    <w:rsid w:val="00855A2F"/>
    <w:rsid w:val="00856183"/>
    <w:rsid w:val="008567A0"/>
    <w:rsid w:val="00857DE3"/>
    <w:rsid w:val="008602C3"/>
    <w:rsid w:val="0086062F"/>
    <w:rsid w:val="008615ED"/>
    <w:rsid w:val="00861C20"/>
    <w:rsid w:val="008625F1"/>
    <w:rsid w:val="0086321C"/>
    <w:rsid w:val="00863996"/>
    <w:rsid w:val="00864121"/>
    <w:rsid w:val="008641E4"/>
    <w:rsid w:val="00864E87"/>
    <w:rsid w:val="00864EF6"/>
    <w:rsid w:val="00864F3B"/>
    <w:rsid w:val="00865439"/>
    <w:rsid w:val="00866600"/>
    <w:rsid w:val="00866FD8"/>
    <w:rsid w:val="008674F6"/>
    <w:rsid w:val="00867A77"/>
    <w:rsid w:val="008703A9"/>
    <w:rsid w:val="00870533"/>
    <w:rsid w:val="00870FBE"/>
    <w:rsid w:val="008724C3"/>
    <w:rsid w:val="00872E22"/>
    <w:rsid w:val="00872E9E"/>
    <w:rsid w:val="00873BF8"/>
    <w:rsid w:val="00874994"/>
    <w:rsid w:val="00875082"/>
    <w:rsid w:val="008753CA"/>
    <w:rsid w:val="00875A34"/>
    <w:rsid w:val="00876904"/>
    <w:rsid w:val="00877B29"/>
    <w:rsid w:val="00877CB7"/>
    <w:rsid w:val="00881565"/>
    <w:rsid w:val="0088173F"/>
    <w:rsid w:val="00881D75"/>
    <w:rsid w:val="0088368C"/>
    <w:rsid w:val="0088385F"/>
    <w:rsid w:val="00883E59"/>
    <w:rsid w:val="0088479A"/>
    <w:rsid w:val="00884FDD"/>
    <w:rsid w:val="008860EA"/>
    <w:rsid w:val="00886A72"/>
    <w:rsid w:val="00886EC8"/>
    <w:rsid w:val="00887581"/>
    <w:rsid w:val="00890D39"/>
    <w:rsid w:val="00891517"/>
    <w:rsid w:val="0089200F"/>
    <w:rsid w:val="0089201C"/>
    <w:rsid w:val="00893817"/>
    <w:rsid w:val="0089458F"/>
    <w:rsid w:val="00894815"/>
    <w:rsid w:val="008955FA"/>
    <w:rsid w:val="00895A74"/>
    <w:rsid w:val="008961C7"/>
    <w:rsid w:val="00896790"/>
    <w:rsid w:val="008968AB"/>
    <w:rsid w:val="008A0015"/>
    <w:rsid w:val="008A0058"/>
    <w:rsid w:val="008A00D3"/>
    <w:rsid w:val="008A0492"/>
    <w:rsid w:val="008A0923"/>
    <w:rsid w:val="008A2BB1"/>
    <w:rsid w:val="008A3DBD"/>
    <w:rsid w:val="008A4040"/>
    <w:rsid w:val="008A65EE"/>
    <w:rsid w:val="008A74E7"/>
    <w:rsid w:val="008B06FB"/>
    <w:rsid w:val="008B201B"/>
    <w:rsid w:val="008B25B5"/>
    <w:rsid w:val="008B264C"/>
    <w:rsid w:val="008B3CEC"/>
    <w:rsid w:val="008B3EE7"/>
    <w:rsid w:val="008B4F79"/>
    <w:rsid w:val="008B5029"/>
    <w:rsid w:val="008B52E9"/>
    <w:rsid w:val="008B7685"/>
    <w:rsid w:val="008B787F"/>
    <w:rsid w:val="008C07C8"/>
    <w:rsid w:val="008C162A"/>
    <w:rsid w:val="008C1AFD"/>
    <w:rsid w:val="008C3943"/>
    <w:rsid w:val="008C44D1"/>
    <w:rsid w:val="008C5358"/>
    <w:rsid w:val="008C5395"/>
    <w:rsid w:val="008C5631"/>
    <w:rsid w:val="008C5B90"/>
    <w:rsid w:val="008C71A3"/>
    <w:rsid w:val="008C76D2"/>
    <w:rsid w:val="008C7C74"/>
    <w:rsid w:val="008C7DED"/>
    <w:rsid w:val="008D0398"/>
    <w:rsid w:val="008D03FF"/>
    <w:rsid w:val="008D0B73"/>
    <w:rsid w:val="008D1782"/>
    <w:rsid w:val="008D20D0"/>
    <w:rsid w:val="008D26CE"/>
    <w:rsid w:val="008D2744"/>
    <w:rsid w:val="008D3526"/>
    <w:rsid w:val="008D41FA"/>
    <w:rsid w:val="008D4DE5"/>
    <w:rsid w:val="008D55A5"/>
    <w:rsid w:val="008D58F5"/>
    <w:rsid w:val="008D641D"/>
    <w:rsid w:val="008D6515"/>
    <w:rsid w:val="008D6F49"/>
    <w:rsid w:val="008D6F5D"/>
    <w:rsid w:val="008D712C"/>
    <w:rsid w:val="008D787A"/>
    <w:rsid w:val="008D7F10"/>
    <w:rsid w:val="008E033D"/>
    <w:rsid w:val="008E135D"/>
    <w:rsid w:val="008E1388"/>
    <w:rsid w:val="008E1AF0"/>
    <w:rsid w:val="008E1D18"/>
    <w:rsid w:val="008E2127"/>
    <w:rsid w:val="008E2B80"/>
    <w:rsid w:val="008E31B0"/>
    <w:rsid w:val="008E34F9"/>
    <w:rsid w:val="008E3D46"/>
    <w:rsid w:val="008E3EA9"/>
    <w:rsid w:val="008E4970"/>
    <w:rsid w:val="008E4E1E"/>
    <w:rsid w:val="008E5113"/>
    <w:rsid w:val="008E53D2"/>
    <w:rsid w:val="008E54D5"/>
    <w:rsid w:val="008E5B6C"/>
    <w:rsid w:val="008E5C2A"/>
    <w:rsid w:val="008E622F"/>
    <w:rsid w:val="008E64DA"/>
    <w:rsid w:val="008E67F3"/>
    <w:rsid w:val="008E6D61"/>
    <w:rsid w:val="008E7012"/>
    <w:rsid w:val="008E755E"/>
    <w:rsid w:val="008F0C7C"/>
    <w:rsid w:val="008F0FFA"/>
    <w:rsid w:val="008F1582"/>
    <w:rsid w:val="008F1C97"/>
    <w:rsid w:val="008F29B7"/>
    <w:rsid w:val="008F3ECF"/>
    <w:rsid w:val="008F4417"/>
    <w:rsid w:val="008F50C0"/>
    <w:rsid w:val="008F6509"/>
    <w:rsid w:val="008F7103"/>
    <w:rsid w:val="008F777D"/>
    <w:rsid w:val="008F7FC4"/>
    <w:rsid w:val="00900EA6"/>
    <w:rsid w:val="00901C76"/>
    <w:rsid w:val="0090268C"/>
    <w:rsid w:val="00903D5A"/>
    <w:rsid w:val="00904270"/>
    <w:rsid w:val="009045B4"/>
    <w:rsid w:val="00904674"/>
    <w:rsid w:val="0090482A"/>
    <w:rsid w:val="00905D05"/>
    <w:rsid w:val="0090657C"/>
    <w:rsid w:val="0090681F"/>
    <w:rsid w:val="00906AA5"/>
    <w:rsid w:val="00906CE9"/>
    <w:rsid w:val="00906DC2"/>
    <w:rsid w:val="00906FF8"/>
    <w:rsid w:val="00907010"/>
    <w:rsid w:val="009071C7"/>
    <w:rsid w:val="009100F1"/>
    <w:rsid w:val="009103AB"/>
    <w:rsid w:val="009105F8"/>
    <w:rsid w:val="00910ED1"/>
    <w:rsid w:val="00912105"/>
    <w:rsid w:val="00914F85"/>
    <w:rsid w:val="009156FA"/>
    <w:rsid w:val="00916451"/>
    <w:rsid w:val="00916A08"/>
    <w:rsid w:val="00917552"/>
    <w:rsid w:val="00917E37"/>
    <w:rsid w:val="00921D24"/>
    <w:rsid w:val="00922270"/>
    <w:rsid w:val="00922883"/>
    <w:rsid w:val="00923868"/>
    <w:rsid w:val="00923C2F"/>
    <w:rsid w:val="009253B1"/>
    <w:rsid w:val="009258DE"/>
    <w:rsid w:val="00925D7E"/>
    <w:rsid w:val="009274B3"/>
    <w:rsid w:val="0093017F"/>
    <w:rsid w:val="00930254"/>
    <w:rsid w:val="009305C5"/>
    <w:rsid w:val="009307F3"/>
    <w:rsid w:val="00931CD7"/>
    <w:rsid w:val="00932C57"/>
    <w:rsid w:val="00934938"/>
    <w:rsid w:val="00936CAD"/>
    <w:rsid w:val="00937C01"/>
    <w:rsid w:val="00940701"/>
    <w:rsid w:val="00940858"/>
    <w:rsid w:val="00940E1A"/>
    <w:rsid w:val="0094167C"/>
    <w:rsid w:val="00943B2B"/>
    <w:rsid w:val="00943CE3"/>
    <w:rsid w:val="00945ACF"/>
    <w:rsid w:val="00946468"/>
    <w:rsid w:val="00947D28"/>
    <w:rsid w:val="00950126"/>
    <w:rsid w:val="00950D96"/>
    <w:rsid w:val="009512CB"/>
    <w:rsid w:val="009519B3"/>
    <w:rsid w:val="00952996"/>
    <w:rsid w:val="00952BFE"/>
    <w:rsid w:val="009536D0"/>
    <w:rsid w:val="00953AE0"/>
    <w:rsid w:val="00954E24"/>
    <w:rsid w:val="00954F22"/>
    <w:rsid w:val="00955350"/>
    <w:rsid w:val="00955448"/>
    <w:rsid w:val="009555AE"/>
    <w:rsid w:val="00955F06"/>
    <w:rsid w:val="00955F9B"/>
    <w:rsid w:val="00956089"/>
    <w:rsid w:val="00956561"/>
    <w:rsid w:val="00956DA9"/>
    <w:rsid w:val="009579C3"/>
    <w:rsid w:val="00957C16"/>
    <w:rsid w:val="0096054A"/>
    <w:rsid w:val="00964430"/>
    <w:rsid w:val="009645BF"/>
    <w:rsid w:val="00964D9E"/>
    <w:rsid w:val="00965872"/>
    <w:rsid w:val="00967DCC"/>
    <w:rsid w:val="00971C69"/>
    <w:rsid w:val="00972CA0"/>
    <w:rsid w:val="009738CC"/>
    <w:rsid w:val="00973D1E"/>
    <w:rsid w:val="0097426C"/>
    <w:rsid w:val="009744AB"/>
    <w:rsid w:val="009749B1"/>
    <w:rsid w:val="00976468"/>
    <w:rsid w:val="00977370"/>
    <w:rsid w:val="00977377"/>
    <w:rsid w:val="0097786F"/>
    <w:rsid w:val="00977EAD"/>
    <w:rsid w:val="00980077"/>
    <w:rsid w:val="009807B7"/>
    <w:rsid w:val="00980BD9"/>
    <w:rsid w:val="00981C2B"/>
    <w:rsid w:val="009827EE"/>
    <w:rsid w:val="00982896"/>
    <w:rsid w:val="00984CCE"/>
    <w:rsid w:val="00984F66"/>
    <w:rsid w:val="009851D1"/>
    <w:rsid w:val="00985616"/>
    <w:rsid w:val="00985D1B"/>
    <w:rsid w:val="0098619B"/>
    <w:rsid w:val="00986254"/>
    <w:rsid w:val="00987059"/>
    <w:rsid w:val="00990949"/>
    <w:rsid w:val="00991BE0"/>
    <w:rsid w:val="009923FA"/>
    <w:rsid w:val="00992B6B"/>
    <w:rsid w:val="009931EF"/>
    <w:rsid w:val="00993CE6"/>
    <w:rsid w:val="00994BFF"/>
    <w:rsid w:val="00994EB7"/>
    <w:rsid w:val="0099516A"/>
    <w:rsid w:val="00995BB7"/>
    <w:rsid w:val="00997101"/>
    <w:rsid w:val="00997305"/>
    <w:rsid w:val="00997729"/>
    <w:rsid w:val="00997C86"/>
    <w:rsid w:val="009A0422"/>
    <w:rsid w:val="009A05E1"/>
    <w:rsid w:val="009A382C"/>
    <w:rsid w:val="009A456A"/>
    <w:rsid w:val="009A47E2"/>
    <w:rsid w:val="009A48D3"/>
    <w:rsid w:val="009A4E7F"/>
    <w:rsid w:val="009A5FC5"/>
    <w:rsid w:val="009A67F4"/>
    <w:rsid w:val="009A77D4"/>
    <w:rsid w:val="009B2CA9"/>
    <w:rsid w:val="009B2FF2"/>
    <w:rsid w:val="009B31D4"/>
    <w:rsid w:val="009B3521"/>
    <w:rsid w:val="009B4103"/>
    <w:rsid w:val="009B51EF"/>
    <w:rsid w:val="009B6228"/>
    <w:rsid w:val="009B6322"/>
    <w:rsid w:val="009C06F3"/>
    <w:rsid w:val="009C1C6A"/>
    <w:rsid w:val="009C31D5"/>
    <w:rsid w:val="009C46A3"/>
    <w:rsid w:val="009C4D68"/>
    <w:rsid w:val="009C5127"/>
    <w:rsid w:val="009C51C7"/>
    <w:rsid w:val="009C5C94"/>
    <w:rsid w:val="009C5F26"/>
    <w:rsid w:val="009C6B3E"/>
    <w:rsid w:val="009C7838"/>
    <w:rsid w:val="009C79E9"/>
    <w:rsid w:val="009D081E"/>
    <w:rsid w:val="009D0B0F"/>
    <w:rsid w:val="009D0FA4"/>
    <w:rsid w:val="009D21E3"/>
    <w:rsid w:val="009D2BD7"/>
    <w:rsid w:val="009D35C5"/>
    <w:rsid w:val="009D3A7B"/>
    <w:rsid w:val="009D448E"/>
    <w:rsid w:val="009D4585"/>
    <w:rsid w:val="009D590B"/>
    <w:rsid w:val="009D5E39"/>
    <w:rsid w:val="009D797F"/>
    <w:rsid w:val="009E425F"/>
    <w:rsid w:val="009E4434"/>
    <w:rsid w:val="009E448C"/>
    <w:rsid w:val="009E46C0"/>
    <w:rsid w:val="009E51B3"/>
    <w:rsid w:val="009E5D52"/>
    <w:rsid w:val="009E663D"/>
    <w:rsid w:val="009F1ED5"/>
    <w:rsid w:val="009F23FC"/>
    <w:rsid w:val="009F266E"/>
    <w:rsid w:val="009F3686"/>
    <w:rsid w:val="009F3D06"/>
    <w:rsid w:val="009F440F"/>
    <w:rsid w:val="009F628B"/>
    <w:rsid w:val="009F6C0C"/>
    <w:rsid w:val="009F6C51"/>
    <w:rsid w:val="009F7599"/>
    <w:rsid w:val="009F78A9"/>
    <w:rsid w:val="00A002AE"/>
    <w:rsid w:val="00A01183"/>
    <w:rsid w:val="00A01249"/>
    <w:rsid w:val="00A013D9"/>
    <w:rsid w:val="00A019A6"/>
    <w:rsid w:val="00A01E46"/>
    <w:rsid w:val="00A023D8"/>
    <w:rsid w:val="00A0283D"/>
    <w:rsid w:val="00A02AEF"/>
    <w:rsid w:val="00A02CE1"/>
    <w:rsid w:val="00A032E8"/>
    <w:rsid w:val="00A0375F"/>
    <w:rsid w:val="00A03CAA"/>
    <w:rsid w:val="00A03E12"/>
    <w:rsid w:val="00A044DE"/>
    <w:rsid w:val="00A05529"/>
    <w:rsid w:val="00A12018"/>
    <w:rsid w:val="00A12F3E"/>
    <w:rsid w:val="00A130BA"/>
    <w:rsid w:val="00A13A38"/>
    <w:rsid w:val="00A14456"/>
    <w:rsid w:val="00A145C4"/>
    <w:rsid w:val="00A14844"/>
    <w:rsid w:val="00A14905"/>
    <w:rsid w:val="00A14A7F"/>
    <w:rsid w:val="00A14F90"/>
    <w:rsid w:val="00A15002"/>
    <w:rsid w:val="00A150E1"/>
    <w:rsid w:val="00A1555D"/>
    <w:rsid w:val="00A17F36"/>
    <w:rsid w:val="00A2026D"/>
    <w:rsid w:val="00A2111A"/>
    <w:rsid w:val="00A21636"/>
    <w:rsid w:val="00A22276"/>
    <w:rsid w:val="00A22322"/>
    <w:rsid w:val="00A22455"/>
    <w:rsid w:val="00A23E23"/>
    <w:rsid w:val="00A24635"/>
    <w:rsid w:val="00A26C12"/>
    <w:rsid w:val="00A2776E"/>
    <w:rsid w:val="00A27FD2"/>
    <w:rsid w:val="00A300BE"/>
    <w:rsid w:val="00A303B3"/>
    <w:rsid w:val="00A30ABD"/>
    <w:rsid w:val="00A3167C"/>
    <w:rsid w:val="00A32227"/>
    <w:rsid w:val="00A328D7"/>
    <w:rsid w:val="00A330EF"/>
    <w:rsid w:val="00A338C5"/>
    <w:rsid w:val="00A33C09"/>
    <w:rsid w:val="00A33EFA"/>
    <w:rsid w:val="00A344E0"/>
    <w:rsid w:val="00A34EC4"/>
    <w:rsid w:val="00A35984"/>
    <w:rsid w:val="00A35D6A"/>
    <w:rsid w:val="00A3628E"/>
    <w:rsid w:val="00A369D4"/>
    <w:rsid w:val="00A37136"/>
    <w:rsid w:val="00A378AD"/>
    <w:rsid w:val="00A402CA"/>
    <w:rsid w:val="00A407B6"/>
    <w:rsid w:val="00A40EFC"/>
    <w:rsid w:val="00A410F9"/>
    <w:rsid w:val="00A41210"/>
    <w:rsid w:val="00A4227E"/>
    <w:rsid w:val="00A422A7"/>
    <w:rsid w:val="00A42540"/>
    <w:rsid w:val="00A44167"/>
    <w:rsid w:val="00A45D05"/>
    <w:rsid w:val="00A468A0"/>
    <w:rsid w:val="00A50A95"/>
    <w:rsid w:val="00A512DB"/>
    <w:rsid w:val="00A51357"/>
    <w:rsid w:val="00A51B33"/>
    <w:rsid w:val="00A51C9F"/>
    <w:rsid w:val="00A522D6"/>
    <w:rsid w:val="00A52C50"/>
    <w:rsid w:val="00A52F12"/>
    <w:rsid w:val="00A539FA"/>
    <w:rsid w:val="00A542F1"/>
    <w:rsid w:val="00A55F8D"/>
    <w:rsid w:val="00A56758"/>
    <w:rsid w:val="00A56BF7"/>
    <w:rsid w:val="00A617F7"/>
    <w:rsid w:val="00A62B09"/>
    <w:rsid w:val="00A63A8F"/>
    <w:rsid w:val="00A63DEA"/>
    <w:rsid w:val="00A63E4E"/>
    <w:rsid w:val="00A6433C"/>
    <w:rsid w:val="00A64402"/>
    <w:rsid w:val="00A650DE"/>
    <w:rsid w:val="00A6599A"/>
    <w:rsid w:val="00A67988"/>
    <w:rsid w:val="00A70DB5"/>
    <w:rsid w:val="00A71625"/>
    <w:rsid w:val="00A7163E"/>
    <w:rsid w:val="00A71C75"/>
    <w:rsid w:val="00A71E54"/>
    <w:rsid w:val="00A720F6"/>
    <w:rsid w:val="00A7266B"/>
    <w:rsid w:val="00A726A2"/>
    <w:rsid w:val="00A732F5"/>
    <w:rsid w:val="00A733B1"/>
    <w:rsid w:val="00A76456"/>
    <w:rsid w:val="00A76A81"/>
    <w:rsid w:val="00A770AC"/>
    <w:rsid w:val="00A81DEF"/>
    <w:rsid w:val="00A81F62"/>
    <w:rsid w:val="00A82D5C"/>
    <w:rsid w:val="00A8316F"/>
    <w:rsid w:val="00A833A5"/>
    <w:rsid w:val="00A849EF"/>
    <w:rsid w:val="00A8672A"/>
    <w:rsid w:val="00A86883"/>
    <w:rsid w:val="00A86C84"/>
    <w:rsid w:val="00A872C6"/>
    <w:rsid w:val="00A8768F"/>
    <w:rsid w:val="00A87E8D"/>
    <w:rsid w:val="00A9094A"/>
    <w:rsid w:val="00A927C0"/>
    <w:rsid w:val="00A92D62"/>
    <w:rsid w:val="00A92EF3"/>
    <w:rsid w:val="00A9440F"/>
    <w:rsid w:val="00A94741"/>
    <w:rsid w:val="00A951A5"/>
    <w:rsid w:val="00A963AE"/>
    <w:rsid w:val="00A9730B"/>
    <w:rsid w:val="00AA01A6"/>
    <w:rsid w:val="00AA05BE"/>
    <w:rsid w:val="00AA1057"/>
    <w:rsid w:val="00AA1BDD"/>
    <w:rsid w:val="00AA1EEB"/>
    <w:rsid w:val="00AA37B7"/>
    <w:rsid w:val="00AA554A"/>
    <w:rsid w:val="00AA563A"/>
    <w:rsid w:val="00AA5735"/>
    <w:rsid w:val="00AA6143"/>
    <w:rsid w:val="00AA6512"/>
    <w:rsid w:val="00AA6D39"/>
    <w:rsid w:val="00AB0A3C"/>
    <w:rsid w:val="00AB1168"/>
    <w:rsid w:val="00AB2065"/>
    <w:rsid w:val="00AB234B"/>
    <w:rsid w:val="00AB2F65"/>
    <w:rsid w:val="00AB30C7"/>
    <w:rsid w:val="00AB4DD6"/>
    <w:rsid w:val="00AB51C8"/>
    <w:rsid w:val="00AB5A8C"/>
    <w:rsid w:val="00AB7137"/>
    <w:rsid w:val="00AB72B1"/>
    <w:rsid w:val="00AB7929"/>
    <w:rsid w:val="00AC0BA8"/>
    <w:rsid w:val="00AC10A4"/>
    <w:rsid w:val="00AC3FA5"/>
    <w:rsid w:val="00AC43D7"/>
    <w:rsid w:val="00AC49E0"/>
    <w:rsid w:val="00AC4B1F"/>
    <w:rsid w:val="00AC59FC"/>
    <w:rsid w:val="00AD026D"/>
    <w:rsid w:val="00AD07F1"/>
    <w:rsid w:val="00AD0877"/>
    <w:rsid w:val="00AD0C83"/>
    <w:rsid w:val="00AD17F1"/>
    <w:rsid w:val="00AD2FDD"/>
    <w:rsid w:val="00AD3183"/>
    <w:rsid w:val="00AD435A"/>
    <w:rsid w:val="00AD483B"/>
    <w:rsid w:val="00AD5136"/>
    <w:rsid w:val="00AD5431"/>
    <w:rsid w:val="00AD7592"/>
    <w:rsid w:val="00AE036F"/>
    <w:rsid w:val="00AE04B3"/>
    <w:rsid w:val="00AE0590"/>
    <w:rsid w:val="00AE0888"/>
    <w:rsid w:val="00AE108D"/>
    <w:rsid w:val="00AE197F"/>
    <w:rsid w:val="00AE19C6"/>
    <w:rsid w:val="00AE25DC"/>
    <w:rsid w:val="00AE2D4F"/>
    <w:rsid w:val="00AE2EFF"/>
    <w:rsid w:val="00AE4A5E"/>
    <w:rsid w:val="00AE5C2D"/>
    <w:rsid w:val="00AE625C"/>
    <w:rsid w:val="00AE7857"/>
    <w:rsid w:val="00AF031D"/>
    <w:rsid w:val="00AF085D"/>
    <w:rsid w:val="00AF132B"/>
    <w:rsid w:val="00AF16D2"/>
    <w:rsid w:val="00AF1C44"/>
    <w:rsid w:val="00AF1E7B"/>
    <w:rsid w:val="00AF2216"/>
    <w:rsid w:val="00AF2461"/>
    <w:rsid w:val="00AF285D"/>
    <w:rsid w:val="00AF31AF"/>
    <w:rsid w:val="00AF4418"/>
    <w:rsid w:val="00AF526B"/>
    <w:rsid w:val="00AF531C"/>
    <w:rsid w:val="00AF548C"/>
    <w:rsid w:val="00AF5B09"/>
    <w:rsid w:val="00AF5E79"/>
    <w:rsid w:val="00AF6906"/>
    <w:rsid w:val="00AF7E88"/>
    <w:rsid w:val="00B0014A"/>
    <w:rsid w:val="00B011DB"/>
    <w:rsid w:val="00B0137B"/>
    <w:rsid w:val="00B01D1C"/>
    <w:rsid w:val="00B01EDA"/>
    <w:rsid w:val="00B01F86"/>
    <w:rsid w:val="00B028B3"/>
    <w:rsid w:val="00B02A33"/>
    <w:rsid w:val="00B03377"/>
    <w:rsid w:val="00B03454"/>
    <w:rsid w:val="00B037CD"/>
    <w:rsid w:val="00B03C2F"/>
    <w:rsid w:val="00B048E8"/>
    <w:rsid w:val="00B04EB2"/>
    <w:rsid w:val="00B0615E"/>
    <w:rsid w:val="00B06569"/>
    <w:rsid w:val="00B0707D"/>
    <w:rsid w:val="00B0762B"/>
    <w:rsid w:val="00B1056D"/>
    <w:rsid w:val="00B107A9"/>
    <w:rsid w:val="00B11328"/>
    <w:rsid w:val="00B1133B"/>
    <w:rsid w:val="00B1153B"/>
    <w:rsid w:val="00B119B2"/>
    <w:rsid w:val="00B11F6E"/>
    <w:rsid w:val="00B125BA"/>
    <w:rsid w:val="00B133F9"/>
    <w:rsid w:val="00B15E4A"/>
    <w:rsid w:val="00B16047"/>
    <w:rsid w:val="00B161DE"/>
    <w:rsid w:val="00B16355"/>
    <w:rsid w:val="00B166FF"/>
    <w:rsid w:val="00B16E9A"/>
    <w:rsid w:val="00B16E9F"/>
    <w:rsid w:val="00B17EE9"/>
    <w:rsid w:val="00B2045E"/>
    <w:rsid w:val="00B20C85"/>
    <w:rsid w:val="00B20CD1"/>
    <w:rsid w:val="00B20E64"/>
    <w:rsid w:val="00B21B81"/>
    <w:rsid w:val="00B224C2"/>
    <w:rsid w:val="00B23C0B"/>
    <w:rsid w:val="00B24386"/>
    <w:rsid w:val="00B25BA6"/>
    <w:rsid w:val="00B26422"/>
    <w:rsid w:val="00B26CAF"/>
    <w:rsid w:val="00B27EC5"/>
    <w:rsid w:val="00B30084"/>
    <w:rsid w:val="00B30F16"/>
    <w:rsid w:val="00B31E4C"/>
    <w:rsid w:val="00B3206A"/>
    <w:rsid w:val="00B337AF"/>
    <w:rsid w:val="00B3440A"/>
    <w:rsid w:val="00B3488D"/>
    <w:rsid w:val="00B34934"/>
    <w:rsid w:val="00B35578"/>
    <w:rsid w:val="00B35C19"/>
    <w:rsid w:val="00B35FBB"/>
    <w:rsid w:val="00B3682F"/>
    <w:rsid w:val="00B36AD2"/>
    <w:rsid w:val="00B36F28"/>
    <w:rsid w:val="00B3772F"/>
    <w:rsid w:val="00B4032F"/>
    <w:rsid w:val="00B406AE"/>
    <w:rsid w:val="00B40F82"/>
    <w:rsid w:val="00B41BE2"/>
    <w:rsid w:val="00B42AC1"/>
    <w:rsid w:val="00B43F59"/>
    <w:rsid w:val="00B44270"/>
    <w:rsid w:val="00B44546"/>
    <w:rsid w:val="00B45612"/>
    <w:rsid w:val="00B46AAA"/>
    <w:rsid w:val="00B46B91"/>
    <w:rsid w:val="00B46D37"/>
    <w:rsid w:val="00B52421"/>
    <w:rsid w:val="00B5286A"/>
    <w:rsid w:val="00B53062"/>
    <w:rsid w:val="00B533D4"/>
    <w:rsid w:val="00B5367E"/>
    <w:rsid w:val="00B54625"/>
    <w:rsid w:val="00B54D16"/>
    <w:rsid w:val="00B553B1"/>
    <w:rsid w:val="00B55F2D"/>
    <w:rsid w:val="00B56D1A"/>
    <w:rsid w:val="00B6039C"/>
    <w:rsid w:val="00B6049B"/>
    <w:rsid w:val="00B6072A"/>
    <w:rsid w:val="00B60925"/>
    <w:rsid w:val="00B6119B"/>
    <w:rsid w:val="00B61877"/>
    <w:rsid w:val="00B62217"/>
    <w:rsid w:val="00B6271C"/>
    <w:rsid w:val="00B62811"/>
    <w:rsid w:val="00B65823"/>
    <w:rsid w:val="00B65C31"/>
    <w:rsid w:val="00B66D0E"/>
    <w:rsid w:val="00B672F6"/>
    <w:rsid w:val="00B67350"/>
    <w:rsid w:val="00B6748A"/>
    <w:rsid w:val="00B70548"/>
    <w:rsid w:val="00B71724"/>
    <w:rsid w:val="00B71765"/>
    <w:rsid w:val="00B71C61"/>
    <w:rsid w:val="00B72559"/>
    <w:rsid w:val="00B731F6"/>
    <w:rsid w:val="00B751C5"/>
    <w:rsid w:val="00B754B0"/>
    <w:rsid w:val="00B77F02"/>
    <w:rsid w:val="00B80322"/>
    <w:rsid w:val="00B80427"/>
    <w:rsid w:val="00B80A84"/>
    <w:rsid w:val="00B80FCD"/>
    <w:rsid w:val="00B822F0"/>
    <w:rsid w:val="00B833AF"/>
    <w:rsid w:val="00B837B0"/>
    <w:rsid w:val="00B839DB"/>
    <w:rsid w:val="00B83AF8"/>
    <w:rsid w:val="00B83D75"/>
    <w:rsid w:val="00B840F5"/>
    <w:rsid w:val="00B84382"/>
    <w:rsid w:val="00B84BAE"/>
    <w:rsid w:val="00B8583D"/>
    <w:rsid w:val="00B8700E"/>
    <w:rsid w:val="00B87111"/>
    <w:rsid w:val="00B87A34"/>
    <w:rsid w:val="00B908E0"/>
    <w:rsid w:val="00B90D13"/>
    <w:rsid w:val="00B91440"/>
    <w:rsid w:val="00B91450"/>
    <w:rsid w:val="00B91F9E"/>
    <w:rsid w:val="00B928D4"/>
    <w:rsid w:val="00B94134"/>
    <w:rsid w:val="00B95364"/>
    <w:rsid w:val="00B95450"/>
    <w:rsid w:val="00B9545B"/>
    <w:rsid w:val="00B95FD1"/>
    <w:rsid w:val="00B96549"/>
    <w:rsid w:val="00B977CC"/>
    <w:rsid w:val="00BA0D31"/>
    <w:rsid w:val="00BA0DBD"/>
    <w:rsid w:val="00BA0FC0"/>
    <w:rsid w:val="00BA1536"/>
    <w:rsid w:val="00BA28DE"/>
    <w:rsid w:val="00BA37E2"/>
    <w:rsid w:val="00BA3927"/>
    <w:rsid w:val="00BA450F"/>
    <w:rsid w:val="00BA4FDA"/>
    <w:rsid w:val="00BA5C4B"/>
    <w:rsid w:val="00BA7F42"/>
    <w:rsid w:val="00BB028B"/>
    <w:rsid w:val="00BB12A8"/>
    <w:rsid w:val="00BB155C"/>
    <w:rsid w:val="00BB1CC4"/>
    <w:rsid w:val="00BB1D95"/>
    <w:rsid w:val="00BB1E90"/>
    <w:rsid w:val="00BB248C"/>
    <w:rsid w:val="00BB2743"/>
    <w:rsid w:val="00BB33AA"/>
    <w:rsid w:val="00BB3AA4"/>
    <w:rsid w:val="00BB409E"/>
    <w:rsid w:val="00BB468D"/>
    <w:rsid w:val="00BB4E23"/>
    <w:rsid w:val="00BB6A37"/>
    <w:rsid w:val="00BB7E16"/>
    <w:rsid w:val="00BC03D1"/>
    <w:rsid w:val="00BC1E88"/>
    <w:rsid w:val="00BC21B1"/>
    <w:rsid w:val="00BC24A2"/>
    <w:rsid w:val="00BC308F"/>
    <w:rsid w:val="00BC30C4"/>
    <w:rsid w:val="00BC3802"/>
    <w:rsid w:val="00BC3C1F"/>
    <w:rsid w:val="00BC4861"/>
    <w:rsid w:val="00BC5303"/>
    <w:rsid w:val="00BC618F"/>
    <w:rsid w:val="00BC65DF"/>
    <w:rsid w:val="00BC67B6"/>
    <w:rsid w:val="00BC7597"/>
    <w:rsid w:val="00BD0513"/>
    <w:rsid w:val="00BD0580"/>
    <w:rsid w:val="00BD08DE"/>
    <w:rsid w:val="00BD0963"/>
    <w:rsid w:val="00BD0C70"/>
    <w:rsid w:val="00BD1FE0"/>
    <w:rsid w:val="00BD2A65"/>
    <w:rsid w:val="00BD3EB7"/>
    <w:rsid w:val="00BD4359"/>
    <w:rsid w:val="00BD4569"/>
    <w:rsid w:val="00BD4CBD"/>
    <w:rsid w:val="00BD50C8"/>
    <w:rsid w:val="00BD51A7"/>
    <w:rsid w:val="00BD53BB"/>
    <w:rsid w:val="00BD5AB2"/>
    <w:rsid w:val="00BD61E5"/>
    <w:rsid w:val="00BD74FC"/>
    <w:rsid w:val="00BD76F6"/>
    <w:rsid w:val="00BD77A4"/>
    <w:rsid w:val="00BE0780"/>
    <w:rsid w:val="00BE0A6A"/>
    <w:rsid w:val="00BE0EB0"/>
    <w:rsid w:val="00BE1F0A"/>
    <w:rsid w:val="00BE2440"/>
    <w:rsid w:val="00BE26FC"/>
    <w:rsid w:val="00BE3A10"/>
    <w:rsid w:val="00BE3F90"/>
    <w:rsid w:val="00BE49EC"/>
    <w:rsid w:val="00BE56DE"/>
    <w:rsid w:val="00BE6176"/>
    <w:rsid w:val="00BE6C02"/>
    <w:rsid w:val="00BE7213"/>
    <w:rsid w:val="00BE733C"/>
    <w:rsid w:val="00BE73A6"/>
    <w:rsid w:val="00BF05C5"/>
    <w:rsid w:val="00BF1249"/>
    <w:rsid w:val="00BF3093"/>
    <w:rsid w:val="00BF4219"/>
    <w:rsid w:val="00BF45FB"/>
    <w:rsid w:val="00BF4DE9"/>
    <w:rsid w:val="00BF5D8E"/>
    <w:rsid w:val="00BF64C9"/>
    <w:rsid w:val="00BF6863"/>
    <w:rsid w:val="00C001E9"/>
    <w:rsid w:val="00C00DC9"/>
    <w:rsid w:val="00C0199E"/>
    <w:rsid w:val="00C02A32"/>
    <w:rsid w:val="00C02E30"/>
    <w:rsid w:val="00C03596"/>
    <w:rsid w:val="00C03AC8"/>
    <w:rsid w:val="00C048A5"/>
    <w:rsid w:val="00C04A3D"/>
    <w:rsid w:val="00C0581D"/>
    <w:rsid w:val="00C05AD4"/>
    <w:rsid w:val="00C05B29"/>
    <w:rsid w:val="00C060F4"/>
    <w:rsid w:val="00C0613D"/>
    <w:rsid w:val="00C061C9"/>
    <w:rsid w:val="00C0673E"/>
    <w:rsid w:val="00C06B01"/>
    <w:rsid w:val="00C06C1A"/>
    <w:rsid w:val="00C071A8"/>
    <w:rsid w:val="00C107E1"/>
    <w:rsid w:val="00C10DC3"/>
    <w:rsid w:val="00C11871"/>
    <w:rsid w:val="00C1267E"/>
    <w:rsid w:val="00C1359E"/>
    <w:rsid w:val="00C13ACE"/>
    <w:rsid w:val="00C15FB9"/>
    <w:rsid w:val="00C1609D"/>
    <w:rsid w:val="00C1686B"/>
    <w:rsid w:val="00C16FD3"/>
    <w:rsid w:val="00C17198"/>
    <w:rsid w:val="00C173C9"/>
    <w:rsid w:val="00C173CC"/>
    <w:rsid w:val="00C1799C"/>
    <w:rsid w:val="00C20FD4"/>
    <w:rsid w:val="00C21A8E"/>
    <w:rsid w:val="00C22B60"/>
    <w:rsid w:val="00C23683"/>
    <w:rsid w:val="00C240B7"/>
    <w:rsid w:val="00C24708"/>
    <w:rsid w:val="00C24E81"/>
    <w:rsid w:val="00C25404"/>
    <w:rsid w:val="00C255A1"/>
    <w:rsid w:val="00C262FE"/>
    <w:rsid w:val="00C27118"/>
    <w:rsid w:val="00C3073A"/>
    <w:rsid w:val="00C30852"/>
    <w:rsid w:val="00C325ED"/>
    <w:rsid w:val="00C3366B"/>
    <w:rsid w:val="00C34B20"/>
    <w:rsid w:val="00C34D72"/>
    <w:rsid w:val="00C3542F"/>
    <w:rsid w:val="00C35D5A"/>
    <w:rsid w:val="00C36FC0"/>
    <w:rsid w:val="00C370E0"/>
    <w:rsid w:val="00C371D6"/>
    <w:rsid w:val="00C37793"/>
    <w:rsid w:val="00C41E73"/>
    <w:rsid w:val="00C430BC"/>
    <w:rsid w:val="00C4320E"/>
    <w:rsid w:val="00C4375F"/>
    <w:rsid w:val="00C4470B"/>
    <w:rsid w:val="00C44FB6"/>
    <w:rsid w:val="00C45439"/>
    <w:rsid w:val="00C46421"/>
    <w:rsid w:val="00C466F2"/>
    <w:rsid w:val="00C47B8B"/>
    <w:rsid w:val="00C47F13"/>
    <w:rsid w:val="00C5031C"/>
    <w:rsid w:val="00C52312"/>
    <w:rsid w:val="00C53A52"/>
    <w:rsid w:val="00C55811"/>
    <w:rsid w:val="00C566DE"/>
    <w:rsid w:val="00C619C0"/>
    <w:rsid w:val="00C61F6B"/>
    <w:rsid w:val="00C62061"/>
    <w:rsid w:val="00C62447"/>
    <w:rsid w:val="00C62E91"/>
    <w:rsid w:val="00C63540"/>
    <w:rsid w:val="00C63EC5"/>
    <w:rsid w:val="00C6449B"/>
    <w:rsid w:val="00C648AD"/>
    <w:rsid w:val="00C6557C"/>
    <w:rsid w:val="00C65590"/>
    <w:rsid w:val="00C65F27"/>
    <w:rsid w:val="00C65FFC"/>
    <w:rsid w:val="00C661DC"/>
    <w:rsid w:val="00C667B8"/>
    <w:rsid w:val="00C669B2"/>
    <w:rsid w:val="00C66DE3"/>
    <w:rsid w:val="00C67B5B"/>
    <w:rsid w:val="00C7292A"/>
    <w:rsid w:val="00C72D5E"/>
    <w:rsid w:val="00C73286"/>
    <w:rsid w:val="00C73677"/>
    <w:rsid w:val="00C75059"/>
    <w:rsid w:val="00C750FE"/>
    <w:rsid w:val="00C755B6"/>
    <w:rsid w:val="00C77AD7"/>
    <w:rsid w:val="00C77C3D"/>
    <w:rsid w:val="00C77E39"/>
    <w:rsid w:val="00C77FB9"/>
    <w:rsid w:val="00C8074F"/>
    <w:rsid w:val="00C80831"/>
    <w:rsid w:val="00C81703"/>
    <w:rsid w:val="00C821B8"/>
    <w:rsid w:val="00C82E2C"/>
    <w:rsid w:val="00C84014"/>
    <w:rsid w:val="00C852AA"/>
    <w:rsid w:val="00C85669"/>
    <w:rsid w:val="00C90E1A"/>
    <w:rsid w:val="00C9100A"/>
    <w:rsid w:val="00C91CE6"/>
    <w:rsid w:val="00C91EDE"/>
    <w:rsid w:val="00C91F07"/>
    <w:rsid w:val="00C92B6B"/>
    <w:rsid w:val="00C93A18"/>
    <w:rsid w:val="00C93A20"/>
    <w:rsid w:val="00C96574"/>
    <w:rsid w:val="00C97635"/>
    <w:rsid w:val="00C97CCC"/>
    <w:rsid w:val="00CA00CA"/>
    <w:rsid w:val="00CA0466"/>
    <w:rsid w:val="00CA0CF0"/>
    <w:rsid w:val="00CA1874"/>
    <w:rsid w:val="00CA1CF0"/>
    <w:rsid w:val="00CA2004"/>
    <w:rsid w:val="00CA22F4"/>
    <w:rsid w:val="00CA25A6"/>
    <w:rsid w:val="00CA3136"/>
    <w:rsid w:val="00CA34D7"/>
    <w:rsid w:val="00CA461F"/>
    <w:rsid w:val="00CA4764"/>
    <w:rsid w:val="00CA4F4A"/>
    <w:rsid w:val="00CA5118"/>
    <w:rsid w:val="00CA5587"/>
    <w:rsid w:val="00CA5705"/>
    <w:rsid w:val="00CA6204"/>
    <w:rsid w:val="00CA6394"/>
    <w:rsid w:val="00CA6B3D"/>
    <w:rsid w:val="00CA7EB3"/>
    <w:rsid w:val="00CB04CC"/>
    <w:rsid w:val="00CB08A2"/>
    <w:rsid w:val="00CB0915"/>
    <w:rsid w:val="00CB0BF6"/>
    <w:rsid w:val="00CB2472"/>
    <w:rsid w:val="00CB2F6E"/>
    <w:rsid w:val="00CB4E39"/>
    <w:rsid w:val="00CB59F5"/>
    <w:rsid w:val="00CB6089"/>
    <w:rsid w:val="00CB75DA"/>
    <w:rsid w:val="00CC0256"/>
    <w:rsid w:val="00CC087E"/>
    <w:rsid w:val="00CC0C62"/>
    <w:rsid w:val="00CC12C8"/>
    <w:rsid w:val="00CC1377"/>
    <w:rsid w:val="00CC1BFA"/>
    <w:rsid w:val="00CC2444"/>
    <w:rsid w:val="00CC2A25"/>
    <w:rsid w:val="00CC3A6B"/>
    <w:rsid w:val="00CC4263"/>
    <w:rsid w:val="00CC4319"/>
    <w:rsid w:val="00CC4BDF"/>
    <w:rsid w:val="00CC53DA"/>
    <w:rsid w:val="00CC6B39"/>
    <w:rsid w:val="00CC6D9E"/>
    <w:rsid w:val="00CC7131"/>
    <w:rsid w:val="00CC792C"/>
    <w:rsid w:val="00CD0840"/>
    <w:rsid w:val="00CD158A"/>
    <w:rsid w:val="00CD17B9"/>
    <w:rsid w:val="00CD2670"/>
    <w:rsid w:val="00CD2FA3"/>
    <w:rsid w:val="00CD33E4"/>
    <w:rsid w:val="00CD4AE3"/>
    <w:rsid w:val="00CD5001"/>
    <w:rsid w:val="00CD519A"/>
    <w:rsid w:val="00CD6A42"/>
    <w:rsid w:val="00CD6AFF"/>
    <w:rsid w:val="00CD6C48"/>
    <w:rsid w:val="00CD6FCE"/>
    <w:rsid w:val="00CD7433"/>
    <w:rsid w:val="00CE1D2F"/>
    <w:rsid w:val="00CE2295"/>
    <w:rsid w:val="00CE25EE"/>
    <w:rsid w:val="00CE2703"/>
    <w:rsid w:val="00CE276A"/>
    <w:rsid w:val="00CE3D19"/>
    <w:rsid w:val="00CE5214"/>
    <w:rsid w:val="00CE55D8"/>
    <w:rsid w:val="00CE5656"/>
    <w:rsid w:val="00CE57C5"/>
    <w:rsid w:val="00CE5A4C"/>
    <w:rsid w:val="00CE629E"/>
    <w:rsid w:val="00CE63DF"/>
    <w:rsid w:val="00CE65AB"/>
    <w:rsid w:val="00CE6805"/>
    <w:rsid w:val="00CE6D68"/>
    <w:rsid w:val="00CE6F63"/>
    <w:rsid w:val="00CE74FF"/>
    <w:rsid w:val="00CE7D6D"/>
    <w:rsid w:val="00CF0080"/>
    <w:rsid w:val="00CF01AA"/>
    <w:rsid w:val="00CF023B"/>
    <w:rsid w:val="00CF04F9"/>
    <w:rsid w:val="00CF10CB"/>
    <w:rsid w:val="00CF2954"/>
    <w:rsid w:val="00CF49E4"/>
    <w:rsid w:val="00CF510B"/>
    <w:rsid w:val="00CF5B3B"/>
    <w:rsid w:val="00CF6DA3"/>
    <w:rsid w:val="00CF78BF"/>
    <w:rsid w:val="00CF7966"/>
    <w:rsid w:val="00CF7DA1"/>
    <w:rsid w:val="00D0129C"/>
    <w:rsid w:val="00D017D1"/>
    <w:rsid w:val="00D02A43"/>
    <w:rsid w:val="00D0446B"/>
    <w:rsid w:val="00D04C88"/>
    <w:rsid w:val="00D05BDF"/>
    <w:rsid w:val="00D06E1D"/>
    <w:rsid w:val="00D06E67"/>
    <w:rsid w:val="00D073FD"/>
    <w:rsid w:val="00D07545"/>
    <w:rsid w:val="00D076AA"/>
    <w:rsid w:val="00D07C1E"/>
    <w:rsid w:val="00D1104D"/>
    <w:rsid w:val="00D13A25"/>
    <w:rsid w:val="00D13BFE"/>
    <w:rsid w:val="00D14E2B"/>
    <w:rsid w:val="00D151C9"/>
    <w:rsid w:val="00D15CBE"/>
    <w:rsid w:val="00D15D56"/>
    <w:rsid w:val="00D15FFB"/>
    <w:rsid w:val="00D16081"/>
    <w:rsid w:val="00D160FF"/>
    <w:rsid w:val="00D161A5"/>
    <w:rsid w:val="00D16DB0"/>
    <w:rsid w:val="00D172CD"/>
    <w:rsid w:val="00D1773A"/>
    <w:rsid w:val="00D200AF"/>
    <w:rsid w:val="00D210FD"/>
    <w:rsid w:val="00D216B5"/>
    <w:rsid w:val="00D21763"/>
    <w:rsid w:val="00D21FC5"/>
    <w:rsid w:val="00D2253C"/>
    <w:rsid w:val="00D2391D"/>
    <w:rsid w:val="00D23D63"/>
    <w:rsid w:val="00D243B1"/>
    <w:rsid w:val="00D249CC"/>
    <w:rsid w:val="00D256D6"/>
    <w:rsid w:val="00D262E7"/>
    <w:rsid w:val="00D26A8A"/>
    <w:rsid w:val="00D26CE3"/>
    <w:rsid w:val="00D31380"/>
    <w:rsid w:val="00D31F5B"/>
    <w:rsid w:val="00D321A3"/>
    <w:rsid w:val="00D3244B"/>
    <w:rsid w:val="00D327D3"/>
    <w:rsid w:val="00D32B69"/>
    <w:rsid w:val="00D352A7"/>
    <w:rsid w:val="00D3564C"/>
    <w:rsid w:val="00D371F7"/>
    <w:rsid w:val="00D40381"/>
    <w:rsid w:val="00D4125D"/>
    <w:rsid w:val="00D41CD8"/>
    <w:rsid w:val="00D44732"/>
    <w:rsid w:val="00D4481F"/>
    <w:rsid w:val="00D45E76"/>
    <w:rsid w:val="00D45EB6"/>
    <w:rsid w:val="00D469DC"/>
    <w:rsid w:val="00D46E9C"/>
    <w:rsid w:val="00D46EC5"/>
    <w:rsid w:val="00D47A71"/>
    <w:rsid w:val="00D50100"/>
    <w:rsid w:val="00D50128"/>
    <w:rsid w:val="00D50774"/>
    <w:rsid w:val="00D508F6"/>
    <w:rsid w:val="00D50E71"/>
    <w:rsid w:val="00D514F1"/>
    <w:rsid w:val="00D51CD1"/>
    <w:rsid w:val="00D5268C"/>
    <w:rsid w:val="00D52E13"/>
    <w:rsid w:val="00D533FB"/>
    <w:rsid w:val="00D538BD"/>
    <w:rsid w:val="00D54533"/>
    <w:rsid w:val="00D54F4F"/>
    <w:rsid w:val="00D5505B"/>
    <w:rsid w:val="00D55413"/>
    <w:rsid w:val="00D56F46"/>
    <w:rsid w:val="00D571AC"/>
    <w:rsid w:val="00D611EA"/>
    <w:rsid w:val="00D61752"/>
    <w:rsid w:val="00D6183F"/>
    <w:rsid w:val="00D62D2A"/>
    <w:rsid w:val="00D63CBD"/>
    <w:rsid w:val="00D6404A"/>
    <w:rsid w:val="00D641E7"/>
    <w:rsid w:val="00D64FAE"/>
    <w:rsid w:val="00D651AC"/>
    <w:rsid w:val="00D65732"/>
    <w:rsid w:val="00D664C1"/>
    <w:rsid w:val="00D66E51"/>
    <w:rsid w:val="00D71021"/>
    <w:rsid w:val="00D71640"/>
    <w:rsid w:val="00D71D52"/>
    <w:rsid w:val="00D7213C"/>
    <w:rsid w:val="00D72967"/>
    <w:rsid w:val="00D74212"/>
    <w:rsid w:val="00D74615"/>
    <w:rsid w:val="00D74E7A"/>
    <w:rsid w:val="00D74F19"/>
    <w:rsid w:val="00D7608A"/>
    <w:rsid w:val="00D76A48"/>
    <w:rsid w:val="00D824B1"/>
    <w:rsid w:val="00D82B99"/>
    <w:rsid w:val="00D836F4"/>
    <w:rsid w:val="00D838A2"/>
    <w:rsid w:val="00D855A5"/>
    <w:rsid w:val="00D85A71"/>
    <w:rsid w:val="00D87D43"/>
    <w:rsid w:val="00D916B3"/>
    <w:rsid w:val="00D94284"/>
    <w:rsid w:val="00D9467A"/>
    <w:rsid w:val="00D9478C"/>
    <w:rsid w:val="00D95063"/>
    <w:rsid w:val="00D962C2"/>
    <w:rsid w:val="00D9650D"/>
    <w:rsid w:val="00D972E5"/>
    <w:rsid w:val="00DA1690"/>
    <w:rsid w:val="00DA2731"/>
    <w:rsid w:val="00DA2DFF"/>
    <w:rsid w:val="00DA307F"/>
    <w:rsid w:val="00DA430A"/>
    <w:rsid w:val="00DA49C2"/>
    <w:rsid w:val="00DA51A1"/>
    <w:rsid w:val="00DA6279"/>
    <w:rsid w:val="00DA69C2"/>
    <w:rsid w:val="00DA6DCB"/>
    <w:rsid w:val="00DA7AC8"/>
    <w:rsid w:val="00DA7F33"/>
    <w:rsid w:val="00DB0308"/>
    <w:rsid w:val="00DB03F4"/>
    <w:rsid w:val="00DB0C69"/>
    <w:rsid w:val="00DB0D53"/>
    <w:rsid w:val="00DB2553"/>
    <w:rsid w:val="00DB33EE"/>
    <w:rsid w:val="00DB3B87"/>
    <w:rsid w:val="00DB4411"/>
    <w:rsid w:val="00DB5092"/>
    <w:rsid w:val="00DB5855"/>
    <w:rsid w:val="00DB5BD1"/>
    <w:rsid w:val="00DB66E3"/>
    <w:rsid w:val="00DB71D7"/>
    <w:rsid w:val="00DB73F9"/>
    <w:rsid w:val="00DB7458"/>
    <w:rsid w:val="00DB746E"/>
    <w:rsid w:val="00DB7E4A"/>
    <w:rsid w:val="00DC01B4"/>
    <w:rsid w:val="00DC0B14"/>
    <w:rsid w:val="00DC1052"/>
    <w:rsid w:val="00DC1371"/>
    <w:rsid w:val="00DC26D7"/>
    <w:rsid w:val="00DC3632"/>
    <w:rsid w:val="00DC3904"/>
    <w:rsid w:val="00DC5F3E"/>
    <w:rsid w:val="00DC6EA6"/>
    <w:rsid w:val="00DC76A5"/>
    <w:rsid w:val="00DC7A06"/>
    <w:rsid w:val="00DD01AD"/>
    <w:rsid w:val="00DD0583"/>
    <w:rsid w:val="00DD0697"/>
    <w:rsid w:val="00DD0DEF"/>
    <w:rsid w:val="00DD1CBB"/>
    <w:rsid w:val="00DD1CE6"/>
    <w:rsid w:val="00DD2FC7"/>
    <w:rsid w:val="00DD4574"/>
    <w:rsid w:val="00DD4678"/>
    <w:rsid w:val="00DD4C56"/>
    <w:rsid w:val="00DD51A0"/>
    <w:rsid w:val="00DD5CE5"/>
    <w:rsid w:val="00DD5DED"/>
    <w:rsid w:val="00DD651E"/>
    <w:rsid w:val="00DE0E34"/>
    <w:rsid w:val="00DE1891"/>
    <w:rsid w:val="00DE1A5C"/>
    <w:rsid w:val="00DE2295"/>
    <w:rsid w:val="00DE3421"/>
    <w:rsid w:val="00DE424C"/>
    <w:rsid w:val="00DE4313"/>
    <w:rsid w:val="00DE436A"/>
    <w:rsid w:val="00DE4D94"/>
    <w:rsid w:val="00DE5445"/>
    <w:rsid w:val="00DE602E"/>
    <w:rsid w:val="00DE6332"/>
    <w:rsid w:val="00DE6E10"/>
    <w:rsid w:val="00DE6E7C"/>
    <w:rsid w:val="00DE78A3"/>
    <w:rsid w:val="00DE7E93"/>
    <w:rsid w:val="00DF0CBD"/>
    <w:rsid w:val="00DF1400"/>
    <w:rsid w:val="00DF243E"/>
    <w:rsid w:val="00DF2819"/>
    <w:rsid w:val="00DF368F"/>
    <w:rsid w:val="00DF3B05"/>
    <w:rsid w:val="00DF41A3"/>
    <w:rsid w:val="00DF4E7D"/>
    <w:rsid w:val="00DF51BB"/>
    <w:rsid w:val="00DF55B9"/>
    <w:rsid w:val="00DF6091"/>
    <w:rsid w:val="00DF6588"/>
    <w:rsid w:val="00DF6714"/>
    <w:rsid w:val="00DF7351"/>
    <w:rsid w:val="00DF78EB"/>
    <w:rsid w:val="00E020F3"/>
    <w:rsid w:val="00E02A11"/>
    <w:rsid w:val="00E03347"/>
    <w:rsid w:val="00E0416B"/>
    <w:rsid w:val="00E0440E"/>
    <w:rsid w:val="00E0450A"/>
    <w:rsid w:val="00E04909"/>
    <w:rsid w:val="00E051E3"/>
    <w:rsid w:val="00E056B6"/>
    <w:rsid w:val="00E05765"/>
    <w:rsid w:val="00E068EC"/>
    <w:rsid w:val="00E07791"/>
    <w:rsid w:val="00E11459"/>
    <w:rsid w:val="00E123A1"/>
    <w:rsid w:val="00E1262F"/>
    <w:rsid w:val="00E12776"/>
    <w:rsid w:val="00E134E0"/>
    <w:rsid w:val="00E1544A"/>
    <w:rsid w:val="00E1694F"/>
    <w:rsid w:val="00E16A65"/>
    <w:rsid w:val="00E17163"/>
    <w:rsid w:val="00E17E7E"/>
    <w:rsid w:val="00E20017"/>
    <w:rsid w:val="00E20BAE"/>
    <w:rsid w:val="00E211B1"/>
    <w:rsid w:val="00E21A29"/>
    <w:rsid w:val="00E2304A"/>
    <w:rsid w:val="00E230ED"/>
    <w:rsid w:val="00E235AE"/>
    <w:rsid w:val="00E23BA8"/>
    <w:rsid w:val="00E24FDA"/>
    <w:rsid w:val="00E25120"/>
    <w:rsid w:val="00E264B5"/>
    <w:rsid w:val="00E27235"/>
    <w:rsid w:val="00E30794"/>
    <w:rsid w:val="00E30A84"/>
    <w:rsid w:val="00E3133B"/>
    <w:rsid w:val="00E31509"/>
    <w:rsid w:val="00E32098"/>
    <w:rsid w:val="00E3246B"/>
    <w:rsid w:val="00E32E15"/>
    <w:rsid w:val="00E32E2E"/>
    <w:rsid w:val="00E351BD"/>
    <w:rsid w:val="00E37CAA"/>
    <w:rsid w:val="00E4018C"/>
    <w:rsid w:val="00E404F2"/>
    <w:rsid w:val="00E40D15"/>
    <w:rsid w:val="00E41CD6"/>
    <w:rsid w:val="00E43BC6"/>
    <w:rsid w:val="00E43F16"/>
    <w:rsid w:val="00E44D04"/>
    <w:rsid w:val="00E4587C"/>
    <w:rsid w:val="00E45EF2"/>
    <w:rsid w:val="00E45FC2"/>
    <w:rsid w:val="00E50ADF"/>
    <w:rsid w:val="00E5113D"/>
    <w:rsid w:val="00E524B0"/>
    <w:rsid w:val="00E541BD"/>
    <w:rsid w:val="00E560E5"/>
    <w:rsid w:val="00E563BE"/>
    <w:rsid w:val="00E56E1D"/>
    <w:rsid w:val="00E57265"/>
    <w:rsid w:val="00E5753E"/>
    <w:rsid w:val="00E57F5F"/>
    <w:rsid w:val="00E60BE4"/>
    <w:rsid w:val="00E60E16"/>
    <w:rsid w:val="00E61D1B"/>
    <w:rsid w:val="00E62C6F"/>
    <w:rsid w:val="00E63718"/>
    <w:rsid w:val="00E645C1"/>
    <w:rsid w:val="00E64B60"/>
    <w:rsid w:val="00E652BC"/>
    <w:rsid w:val="00E65CA6"/>
    <w:rsid w:val="00E6622D"/>
    <w:rsid w:val="00E66B6E"/>
    <w:rsid w:val="00E70C30"/>
    <w:rsid w:val="00E710F2"/>
    <w:rsid w:val="00E712A6"/>
    <w:rsid w:val="00E71DCF"/>
    <w:rsid w:val="00E7204C"/>
    <w:rsid w:val="00E72486"/>
    <w:rsid w:val="00E73238"/>
    <w:rsid w:val="00E74AB6"/>
    <w:rsid w:val="00E75861"/>
    <w:rsid w:val="00E80DEF"/>
    <w:rsid w:val="00E82398"/>
    <w:rsid w:val="00E8240E"/>
    <w:rsid w:val="00E84400"/>
    <w:rsid w:val="00E86C82"/>
    <w:rsid w:val="00E873AF"/>
    <w:rsid w:val="00E87EA8"/>
    <w:rsid w:val="00E90752"/>
    <w:rsid w:val="00E90E41"/>
    <w:rsid w:val="00E911B3"/>
    <w:rsid w:val="00E912F6"/>
    <w:rsid w:val="00E91E17"/>
    <w:rsid w:val="00E923F1"/>
    <w:rsid w:val="00E9349F"/>
    <w:rsid w:val="00E934E6"/>
    <w:rsid w:val="00E935BC"/>
    <w:rsid w:val="00E94476"/>
    <w:rsid w:val="00E94F36"/>
    <w:rsid w:val="00E96538"/>
    <w:rsid w:val="00E96F46"/>
    <w:rsid w:val="00E97113"/>
    <w:rsid w:val="00E97939"/>
    <w:rsid w:val="00E97DC2"/>
    <w:rsid w:val="00EA002D"/>
    <w:rsid w:val="00EA0450"/>
    <w:rsid w:val="00EA0E0D"/>
    <w:rsid w:val="00EA16B5"/>
    <w:rsid w:val="00EA30E6"/>
    <w:rsid w:val="00EA324C"/>
    <w:rsid w:val="00EA342A"/>
    <w:rsid w:val="00EA3F21"/>
    <w:rsid w:val="00EA5C83"/>
    <w:rsid w:val="00EA6A53"/>
    <w:rsid w:val="00EA6EC6"/>
    <w:rsid w:val="00EA6F74"/>
    <w:rsid w:val="00EA6FDD"/>
    <w:rsid w:val="00EA7375"/>
    <w:rsid w:val="00EB0283"/>
    <w:rsid w:val="00EB02AB"/>
    <w:rsid w:val="00EB07A4"/>
    <w:rsid w:val="00EB0ECB"/>
    <w:rsid w:val="00EB2FDC"/>
    <w:rsid w:val="00EB66C6"/>
    <w:rsid w:val="00EC1D86"/>
    <w:rsid w:val="00EC228D"/>
    <w:rsid w:val="00EC374D"/>
    <w:rsid w:val="00EC37B9"/>
    <w:rsid w:val="00EC494C"/>
    <w:rsid w:val="00EC5B01"/>
    <w:rsid w:val="00EC5BAD"/>
    <w:rsid w:val="00EC5EA1"/>
    <w:rsid w:val="00EC6E43"/>
    <w:rsid w:val="00ED1E79"/>
    <w:rsid w:val="00ED1ECA"/>
    <w:rsid w:val="00ED1F8B"/>
    <w:rsid w:val="00ED286C"/>
    <w:rsid w:val="00ED4329"/>
    <w:rsid w:val="00ED4597"/>
    <w:rsid w:val="00ED5B16"/>
    <w:rsid w:val="00ED5BB8"/>
    <w:rsid w:val="00ED5E0B"/>
    <w:rsid w:val="00ED755E"/>
    <w:rsid w:val="00ED79A3"/>
    <w:rsid w:val="00EE1371"/>
    <w:rsid w:val="00EE263F"/>
    <w:rsid w:val="00EE2839"/>
    <w:rsid w:val="00EE2E0E"/>
    <w:rsid w:val="00EE2F18"/>
    <w:rsid w:val="00EE4A66"/>
    <w:rsid w:val="00EE4E3F"/>
    <w:rsid w:val="00EE4FDF"/>
    <w:rsid w:val="00EE5150"/>
    <w:rsid w:val="00EE6363"/>
    <w:rsid w:val="00EE6472"/>
    <w:rsid w:val="00EF08E6"/>
    <w:rsid w:val="00EF0B6A"/>
    <w:rsid w:val="00EF0B72"/>
    <w:rsid w:val="00EF115B"/>
    <w:rsid w:val="00EF1490"/>
    <w:rsid w:val="00EF20EC"/>
    <w:rsid w:val="00EF338C"/>
    <w:rsid w:val="00EF3B7E"/>
    <w:rsid w:val="00EF3F47"/>
    <w:rsid w:val="00EF42E5"/>
    <w:rsid w:val="00EF5751"/>
    <w:rsid w:val="00EF6316"/>
    <w:rsid w:val="00EF7C42"/>
    <w:rsid w:val="00F0172A"/>
    <w:rsid w:val="00F018CE"/>
    <w:rsid w:val="00F02935"/>
    <w:rsid w:val="00F03760"/>
    <w:rsid w:val="00F0422F"/>
    <w:rsid w:val="00F046A9"/>
    <w:rsid w:val="00F04949"/>
    <w:rsid w:val="00F04F4E"/>
    <w:rsid w:val="00F051C4"/>
    <w:rsid w:val="00F05BC7"/>
    <w:rsid w:val="00F06325"/>
    <w:rsid w:val="00F064DF"/>
    <w:rsid w:val="00F11595"/>
    <w:rsid w:val="00F116D3"/>
    <w:rsid w:val="00F12252"/>
    <w:rsid w:val="00F12324"/>
    <w:rsid w:val="00F12AF9"/>
    <w:rsid w:val="00F12C67"/>
    <w:rsid w:val="00F12EC9"/>
    <w:rsid w:val="00F1312C"/>
    <w:rsid w:val="00F13688"/>
    <w:rsid w:val="00F1369D"/>
    <w:rsid w:val="00F13ACC"/>
    <w:rsid w:val="00F14392"/>
    <w:rsid w:val="00F15843"/>
    <w:rsid w:val="00F159F1"/>
    <w:rsid w:val="00F15ACD"/>
    <w:rsid w:val="00F16C19"/>
    <w:rsid w:val="00F174B6"/>
    <w:rsid w:val="00F178B0"/>
    <w:rsid w:val="00F20D4D"/>
    <w:rsid w:val="00F21E50"/>
    <w:rsid w:val="00F24984"/>
    <w:rsid w:val="00F2556E"/>
    <w:rsid w:val="00F25DE9"/>
    <w:rsid w:val="00F26228"/>
    <w:rsid w:val="00F26565"/>
    <w:rsid w:val="00F269C3"/>
    <w:rsid w:val="00F26B0A"/>
    <w:rsid w:val="00F26CA5"/>
    <w:rsid w:val="00F27155"/>
    <w:rsid w:val="00F31365"/>
    <w:rsid w:val="00F320F4"/>
    <w:rsid w:val="00F3386F"/>
    <w:rsid w:val="00F33A7C"/>
    <w:rsid w:val="00F33D58"/>
    <w:rsid w:val="00F34A3A"/>
    <w:rsid w:val="00F365DB"/>
    <w:rsid w:val="00F379CA"/>
    <w:rsid w:val="00F404AC"/>
    <w:rsid w:val="00F40E1D"/>
    <w:rsid w:val="00F41A3D"/>
    <w:rsid w:val="00F422DF"/>
    <w:rsid w:val="00F42C56"/>
    <w:rsid w:val="00F42F57"/>
    <w:rsid w:val="00F44D53"/>
    <w:rsid w:val="00F44E3B"/>
    <w:rsid w:val="00F451D4"/>
    <w:rsid w:val="00F45571"/>
    <w:rsid w:val="00F457BD"/>
    <w:rsid w:val="00F461A9"/>
    <w:rsid w:val="00F46C8E"/>
    <w:rsid w:val="00F50318"/>
    <w:rsid w:val="00F52092"/>
    <w:rsid w:val="00F520C9"/>
    <w:rsid w:val="00F523DA"/>
    <w:rsid w:val="00F537F8"/>
    <w:rsid w:val="00F538D3"/>
    <w:rsid w:val="00F54393"/>
    <w:rsid w:val="00F543EA"/>
    <w:rsid w:val="00F55790"/>
    <w:rsid w:val="00F569E4"/>
    <w:rsid w:val="00F56E1E"/>
    <w:rsid w:val="00F57DD3"/>
    <w:rsid w:val="00F60539"/>
    <w:rsid w:val="00F6111B"/>
    <w:rsid w:val="00F61F4C"/>
    <w:rsid w:val="00F62E21"/>
    <w:rsid w:val="00F630F7"/>
    <w:rsid w:val="00F6318E"/>
    <w:rsid w:val="00F646AC"/>
    <w:rsid w:val="00F64CFB"/>
    <w:rsid w:val="00F64D3E"/>
    <w:rsid w:val="00F64DA0"/>
    <w:rsid w:val="00F66887"/>
    <w:rsid w:val="00F66AC9"/>
    <w:rsid w:val="00F67430"/>
    <w:rsid w:val="00F676A5"/>
    <w:rsid w:val="00F67FBE"/>
    <w:rsid w:val="00F70941"/>
    <w:rsid w:val="00F71481"/>
    <w:rsid w:val="00F719FE"/>
    <w:rsid w:val="00F72877"/>
    <w:rsid w:val="00F7290A"/>
    <w:rsid w:val="00F72998"/>
    <w:rsid w:val="00F7341B"/>
    <w:rsid w:val="00F744A3"/>
    <w:rsid w:val="00F74C38"/>
    <w:rsid w:val="00F74F4B"/>
    <w:rsid w:val="00F75BAD"/>
    <w:rsid w:val="00F770B4"/>
    <w:rsid w:val="00F77F4A"/>
    <w:rsid w:val="00F77FED"/>
    <w:rsid w:val="00F82A85"/>
    <w:rsid w:val="00F8327D"/>
    <w:rsid w:val="00F8470C"/>
    <w:rsid w:val="00F84E4E"/>
    <w:rsid w:val="00F852D5"/>
    <w:rsid w:val="00F85B1C"/>
    <w:rsid w:val="00F86E0C"/>
    <w:rsid w:val="00F86F2E"/>
    <w:rsid w:val="00F87D1A"/>
    <w:rsid w:val="00F87F14"/>
    <w:rsid w:val="00F922DD"/>
    <w:rsid w:val="00F929BF"/>
    <w:rsid w:val="00F92F2B"/>
    <w:rsid w:val="00F94A07"/>
    <w:rsid w:val="00F94EC8"/>
    <w:rsid w:val="00F94F90"/>
    <w:rsid w:val="00F961D2"/>
    <w:rsid w:val="00F96322"/>
    <w:rsid w:val="00F972D8"/>
    <w:rsid w:val="00FA0075"/>
    <w:rsid w:val="00FA09D0"/>
    <w:rsid w:val="00FA0FA0"/>
    <w:rsid w:val="00FA0FA2"/>
    <w:rsid w:val="00FA2991"/>
    <w:rsid w:val="00FA2DC0"/>
    <w:rsid w:val="00FA341A"/>
    <w:rsid w:val="00FA38F7"/>
    <w:rsid w:val="00FA4146"/>
    <w:rsid w:val="00FA60BD"/>
    <w:rsid w:val="00FA63E6"/>
    <w:rsid w:val="00FA6937"/>
    <w:rsid w:val="00FA7CBD"/>
    <w:rsid w:val="00FB026A"/>
    <w:rsid w:val="00FB10D4"/>
    <w:rsid w:val="00FB129F"/>
    <w:rsid w:val="00FB1F13"/>
    <w:rsid w:val="00FB2F46"/>
    <w:rsid w:val="00FB319E"/>
    <w:rsid w:val="00FB3588"/>
    <w:rsid w:val="00FB3924"/>
    <w:rsid w:val="00FB3CCF"/>
    <w:rsid w:val="00FB4179"/>
    <w:rsid w:val="00FB499B"/>
    <w:rsid w:val="00FB4BED"/>
    <w:rsid w:val="00FB6C6F"/>
    <w:rsid w:val="00FB6DBA"/>
    <w:rsid w:val="00FB6E36"/>
    <w:rsid w:val="00FC06B5"/>
    <w:rsid w:val="00FC1411"/>
    <w:rsid w:val="00FC1DF1"/>
    <w:rsid w:val="00FC2084"/>
    <w:rsid w:val="00FC2531"/>
    <w:rsid w:val="00FC45FF"/>
    <w:rsid w:val="00FC4FDE"/>
    <w:rsid w:val="00FC51B2"/>
    <w:rsid w:val="00FC5925"/>
    <w:rsid w:val="00FC6549"/>
    <w:rsid w:val="00FC76C4"/>
    <w:rsid w:val="00FD0B79"/>
    <w:rsid w:val="00FD1722"/>
    <w:rsid w:val="00FD1F23"/>
    <w:rsid w:val="00FD2B83"/>
    <w:rsid w:val="00FD3BD8"/>
    <w:rsid w:val="00FD3FCA"/>
    <w:rsid w:val="00FD40C3"/>
    <w:rsid w:val="00FD494E"/>
    <w:rsid w:val="00FD51AF"/>
    <w:rsid w:val="00FD583F"/>
    <w:rsid w:val="00FD6CC3"/>
    <w:rsid w:val="00FD795A"/>
    <w:rsid w:val="00FD7FE1"/>
    <w:rsid w:val="00FE10E0"/>
    <w:rsid w:val="00FE1DD6"/>
    <w:rsid w:val="00FE31D5"/>
    <w:rsid w:val="00FE3AE8"/>
    <w:rsid w:val="00FE453D"/>
    <w:rsid w:val="00FE46B0"/>
    <w:rsid w:val="00FE5B0F"/>
    <w:rsid w:val="00FE5CBA"/>
    <w:rsid w:val="00FE771A"/>
    <w:rsid w:val="00FF0AFB"/>
    <w:rsid w:val="00FF1BC2"/>
    <w:rsid w:val="00FF1DF3"/>
    <w:rsid w:val="00FF3EE4"/>
    <w:rsid w:val="00FF4838"/>
    <w:rsid w:val="00FF4B0A"/>
    <w:rsid w:val="00FF5E0B"/>
    <w:rsid w:val="00FF5FB8"/>
    <w:rsid w:val="00FF6592"/>
    <w:rsid w:val="00FF67BC"/>
    <w:rsid w:val="00FF6A89"/>
    <w:rsid w:val="00FF6BD8"/>
    <w:rsid w:val="00FF72AA"/>
    <w:rsid w:val="03DF4C5A"/>
    <w:rsid w:val="062FF5BF"/>
    <w:rsid w:val="076327C6"/>
    <w:rsid w:val="07E7C3AF"/>
    <w:rsid w:val="0ADE7A59"/>
    <w:rsid w:val="0C45C079"/>
    <w:rsid w:val="0C9E5F9C"/>
    <w:rsid w:val="0CFCCEC5"/>
    <w:rsid w:val="0D2F0D9B"/>
    <w:rsid w:val="0D6EB340"/>
    <w:rsid w:val="0D9FA668"/>
    <w:rsid w:val="0DBFCDBF"/>
    <w:rsid w:val="0DCFFFA3"/>
    <w:rsid w:val="0DF7DBC8"/>
    <w:rsid w:val="0E7B921C"/>
    <w:rsid w:val="0EBD447A"/>
    <w:rsid w:val="0F07010B"/>
    <w:rsid w:val="0F3361F1"/>
    <w:rsid w:val="0F5F10D0"/>
    <w:rsid w:val="0F6EC634"/>
    <w:rsid w:val="0FAF20BE"/>
    <w:rsid w:val="0FBDD195"/>
    <w:rsid w:val="0FFBEA16"/>
    <w:rsid w:val="0FFF92B8"/>
    <w:rsid w:val="0FFFB7DC"/>
    <w:rsid w:val="10FF13C1"/>
    <w:rsid w:val="11E98D39"/>
    <w:rsid w:val="11F1413D"/>
    <w:rsid w:val="12DFBF47"/>
    <w:rsid w:val="13834CDA"/>
    <w:rsid w:val="13FF93D5"/>
    <w:rsid w:val="14BFA3C2"/>
    <w:rsid w:val="14F6FC21"/>
    <w:rsid w:val="15BF3953"/>
    <w:rsid w:val="15EBD4F7"/>
    <w:rsid w:val="166B366B"/>
    <w:rsid w:val="16BB916F"/>
    <w:rsid w:val="16FB0580"/>
    <w:rsid w:val="177BE373"/>
    <w:rsid w:val="177F967B"/>
    <w:rsid w:val="177FA212"/>
    <w:rsid w:val="179F9E80"/>
    <w:rsid w:val="17BF0BD6"/>
    <w:rsid w:val="17F1B075"/>
    <w:rsid w:val="17FF5FC4"/>
    <w:rsid w:val="17FFE265"/>
    <w:rsid w:val="19BF778C"/>
    <w:rsid w:val="19EE1788"/>
    <w:rsid w:val="1A57F6A0"/>
    <w:rsid w:val="1B2F709E"/>
    <w:rsid w:val="1B3F4472"/>
    <w:rsid w:val="1B9A21B4"/>
    <w:rsid w:val="1BB70AB9"/>
    <w:rsid w:val="1BBE0AA1"/>
    <w:rsid w:val="1BBF145E"/>
    <w:rsid w:val="1BC9232A"/>
    <w:rsid w:val="1BEEE5B4"/>
    <w:rsid w:val="1BEF7C8F"/>
    <w:rsid w:val="1BFE4085"/>
    <w:rsid w:val="1BFF15F9"/>
    <w:rsid w:val="1C6F36A4"/>
    <w:rsid w:val="1CBEC5BD"/>
    <w:rsid w:val="1CD19EC7"/>
    <w:rsid w:val="1D3FBA9F"/>
    <w:rsid w:val="1D57ADCD"/>
    <w:rsid w:val="1D6F9930"/>
    <w:rsid w:val="1D6FAB11"/>
    <w:rsid w:val="1D772F79"/>
    <w:rsid w:val="1DCF6444"/>
    <w:rsid w:val="1DD74062"/>
    <w:rsid w:val="1DDF9B6C"/>
    <w:rsid w:val="1DFEF5CD"/>
    <w:rsid w:val="1DFF0FD8"/>
    <w:rsid w:val="1E3FD783"/>
    <w:rsid w:val="1E7F29E6"/>
    <w:rsid w:val="1E8FB16A"/>
    <w:rsid w:val="1EBEDDA0"/>
    <w:rsid w:val="1EDBDF61"/>
    <w:rsid w:val="1EDF6567"/>
    <w:rsid w:val="1EF70F45"/>
    <w:rsid w:val="1EF71F8D"/>
    <w:rsid w:val="1EFC18E9"/>
    <w:rsid w:val="1EFF9897"/>
    <w:rsid w:val="1F5E8790"/>
    <w:rsid w:val="1F6F7361"/>
    <w:rsid w:val="1F6FCC24"/>
    <w:rsid w:val="1F7D5DB7"/>
    <w:rsid w:val="1F9F6CBC"/>
    <w:rsid w:val="1FA5361D"/>
    <w:rsid w:val="1FBCC6AA"/>
    <w:rsid w:val="1FBF2C4F"/>
    <w:rsid w:val="1FCF0198"/>
    <w:rsid w:val="1FDE07A5"/>
    <w:rsid w:val="1FDE84D1"/>
    <w:rsid w:val="1FDF6E5F"/>
    <w:rsid w:val="1FE78AA0"/>
    <w:rsid w:val="1FEFEEFC"/>
    <w:rsid w:val="1FF3116A"/>
    <w:rsid w:val="1FF3B238"/>
    <w:rsid w:val="1FF79C16"/>
    <w:rsid w:val="1FFB9077"/>
    <w:rsid w:val="1FFBA4F6"/>
    <w:rsid w:val="1FFD71E6"/>
    <w:rsid w:val="1FFEA4D2"/>
    <w:rsid w:val="1FFF2422"/>
    <w:rsid w:val="1FFF490F"/>
    <w:rsid w:val="1FFFD902"/>
    <w:rsid w:val="1FFFFB81"/>
    <w:rsid w:val="220381DB"/>
    <w:rsid w:val="236E1EE4"/>
    <w:rsid w:val="23FBB29F"/>
    <w:rsid w:val="23FF19DF"/>
    <w:rsid w:val="24DF2B92"/>
    <w:rsid w:val="24FD089D"/>
    <w:rsid w:val="25739DFF"/>
    <w:rsid w:val="267F058E"/>
    <w:rsid w:val="26F6611C"/>
    <w:rsid w:val="26FE1348"/>
    <w:rsid w:val="27BD8808"/>
    <w:rsid w:val="27CF614E"/>
    <w:rsid w:val="27EFD4BF"/>
    <w:rsid w:val="27FE3D74"/>
    <w:rsid w:val="27FFECE0"/>
    <w:rsid w:val="28BA9C8D"/>
    <w:rsid w:val="2A77A6F1"/>
    <w:rsid w:val="2A971EC5"/>
    <w:rsid w:val="2ADFAE00"/>
    <w:rsid w:val="2AFBA385"/>
    <w:rsid w:val="2B76B65A"/>
    <w:rsid w:val="2B9F307B"/>
    <w:rsid w:val="2BBCBB22"/>
    <w:rsid w:val="2BBF0544"/>
    <w:rsid w:val="2BBFEB4B"/>
    <w:rsid w:val="2BEFCDDA"/>
    <w:rsid w:val="2BF70043"/>
    <w:rsid w:val="2BFED4DD"/>
    <w:rsid w:val="2BFEEEC2"/>
    <w:rsid w:val="2BFF206B"/>
    <w:rsid w:val="2BFF37B6"/>
    <w:rsid w:val="2BFFA6B4"/>
    <w:rsid w:val="2BFFABC8"/>
    <w:rsid w:val="2BFFB454"/>
    <w:rsid w:val="2C5D46F5"/>
    <w:rsid w:val="2CFCC362"/>
    <w:rsid w:val="2CFF01BB"/>
    <w:rsid w:val="2D57E7EC"/>
    <w:rsid w:val="2D6BBDA6"/>
    <w:rsid w:val="2D7CC900"/>
    <w:rsid w:val="2DB7020D"/>
    <w:rsid w:val="2DBF6689"/>
    <w:rsid w:val="2DD7C306"/>
    <w:rsid w:val="2DF40890"/>
    <w:rsid w:val="2DFBC07B"/>
    <w:rsid w:val="2DFF464B"/>
    <w:rsid w:val="2DFFB64B"/>
    <w:rsid w:val="2DFFFE8C"/>
    <w:rsid w:val="2E7ED27D"/>
    <w:rsid w:val="2E7F5DE0"/>
    <w:rsid w:val="2EAC2630"/>
    <w:rsid w:val="2EE93B72"/>
    <w:rsid w:val="2EEBC9D5"/>
    <w:rsid w:val="2EFB505A"/>
    <w:rsid w:val="2EFE4835"/>
    <w:rsid w:val="2F177C69"/>
    <w:rsid w:val="2F4B3BEC"/>
    <w:rsid w:val="2F5BFE06"/>
    <w:rsid w:val="2F5C7F69"/>
    <w:rsid w:val="2F6D60ED"/>
    <w:rsid w:val="2F77902C"/>
    <w:rsid w:val="2F7F98A2"/>
    <w:rsid w:val="2F9573EE"/>
    <w:rsid w:val="2FA98A6B"/>
    <w:rsid w:val="2FAF410A"/>
    <w:rsid w:val="2FAF85EF"/>
    <w:rsid w:val="2FB8B1C6"/>
    <w:rsid w:val="2FBB65AF"/>
    <w:rsid w:val="2FBBF4C0"/>
    <w:rsid w:val="2FCA908B"/>
    <w:rsid w:val="2FD783B6"/>
    <w:rsid w:val="2FDDEB36"/>
    <w:rsid w:val="2FE66487"/>
    <w:rsid w:val="2FF290BD"/>
    <w:rsid w:val="2FF731C0"/>
    <w:rsid w:val="2FF737FA"/>
    <w:rsid w:val="2FF75DEF"/>
    <w:rsid w:val="2FFCAB67"/>
    <w:rsid w:val="2FFD8FE9"/>
    <w:rsid w:val="2FFE32EA"/>
    <w:rsid w:val="2FFE5DD3"/>
    <w:rsid w:val="2FFFD9D1"/>
    <w:rsid w:val="2FFFEA61"/>
    <w:rsid w:val="302F5109"/>
    <w:rsid w:val="319EB168"/>
    <w:rsid w:val="31AED11C"/>
    <w:rsid w:val="31B3E0A8"/>
    <w:rsid w:val="31F7288F"/>
    <w:rsid w:val="322D4D18"/>
    <w:rsid w:val="32F1B08E"/>
    <w:rsid w:val="3337A713"/>
    <w:rsid w:val="33B02F0F"/>
    <w:rsid w:val="33E7FB08"/>
    <w:rsid w:val="33F7BB9E"/>
    <w:rsid w:val="33FA6F1F"/>
    <w:rsid w:val="33FB7D56"/>
    <w:rsid w:val="343EDC0E"/>
    <w:rsid w:val="34B695F8"/>
    <w:rsid w:val="3516BBA4"/>
    <w:rsid w:val="357A998A"/>
    <w:rsid w:val="35FF371F"/>
    <w:rsid w:val="3613A16E"/>
    <w:rsid w:val="365B8F6E"/>
    <w:rsid w:val="366EB232"/>
    <w:rsid w:val="367F8C8E"/>
    <w:rsid w:val="369F7631"/>
    <w:rsid w:val="36B62C5C"/>
    <w:rsid w:val="36DF0D76"/>
    <w:rsid w:val="36E6BD9C"/>
    <w:rsid w:val="36FD06C4"/>
    <w:rsid w:val="36FE5104"/>
    <w:rsid w:val="370F6ED1"/>
    <w:rsid w:val="3726BDC9"/>
    <w:rsid w:val="372D7F40"/>
    <w:rsid w:val="372FFB66"/>
    <w:rsid w:val="377E0DD7"/>
    <w:rsid w:val="379F8DE7"/>
    <w:rsid w:val="37B12806"/>
    <w:rsid w:val="37BF6D64"/>
    <w:rsid w:val="37C857FF"/>
    <w:rsid w:val="37CAA272"/>
    <w:rsid w:val="37D78639"/>
    <w:rsid w:val="37DDB4DD"/>
    <w:rsid w:val="37DE116B"/>
    <w:rsid w:val="37EEF7ED"/>
    <w:rsid w:val="37F05F0D"/>
    <w:rsid w:val="37F36757"/>
    <w:rsid w:val="37F9984E"/>
    <w:rsid w:val="37FB0ACE"/>
    <w:rsid w:val="37FB6CAE"/>
    <w:rsid w:val="37FF1FA6"/>
    <w:rsid w:val="37FFB8CC"/>
    <w:rsid w:val="38718EE5"/>
    <w:rsid w:val="38D1F787"/>
    <w:rsid w:val="394D7518"/>
    <w:rsid w:val="395E488A"/>
    <w:rsid w:val="397FBE2D"/>
    <w:rsid w:val="39BFD452"/>
    <w:rsid w:val="39F7EC57"/>
    <w:rsid w:val="39FDB1A5"/>
    <w:rsid w:val="39FDD054"/>
    <w:rsid w:val="39FF31C8"/>
    <w:rsid w:val="39FF3719"/>
    <w:rsid w:val="3A9F01D2"/>
    <w:rsid w:val="3AB728C8"/>
    <w:rsid w:val="3ABABCFC"/>
    <w:rsid w:val="3ABF7C58"/>
    <w:rsid w:val="3AEF6434"/>
    <w:rsid w:val="3AFEC666"/>
    <w:rsid w:val="3B15330B"/>
    <w:rsid w:val="3B33E8BD"/>
    <w:rsid w:val="3B3C907F"/>
    <w:rsid w:val="3B52B0EC"/>
    <w:rsid w:val="3B6DB8A9"/>
    <w:rsid w:val="3B7B517E"/>
    <w:rsid w:val="3B7C70CA"/>
    <w:rsid w:val="3B7E1300"/>
    <w:rsid w:val="3B7F22E4"/>
    <w:rsid w:val="3B7F76A9"/>
    <w:rsid w:val="3BAEACF4"/>
    <w:rsid w:val="3BBF4309"/>
    <w:rsid w:val="3BBF4E62"/>
    <w:rsid w:val="3BBFC2C6"/>
    <w:rsid w:val="3BBFFE74"/>
    <w:rsid w:val="3BCF541C"/>
    <w:rsid w:val="3BD9024F"/>
    <w:rsid w:val="3BDF1756"/>
    <w:rsid w:val="3BE7DDFA"/>
    <w:rsid w:val="3BEB1DFD"/>
    <w:rsid w:val="3BF7D75A"/>
    <w:rsid w:val="3BFB6C45"/>
    <w:rsid w:val="3BFB8440"/>
    <w:rsid w:val="3BFDB3E3"/>
    <w:rsid w:val="3BFF2BC3"/>
    <w:rsid w:val="3BFFC9C8"/>
    <w:rsid w:val="3CAE4FE9"/>
    <w:rsid w:val="3CBFA468"/>
    <w:rsid w:val="3CDF5C04"/>
    <w:rsid w:val="3CEBC327"/>
    <w:rsid w:val="3CF3D5AB"/>
    <w:rsid w:val="3CF703B4"/>
    <w:rsid w:val="3D2F0FCC"/>
    <w:rsid w:val="3D3EBE81"/>
    <w:rsid w:val="3D5EBBE2"/>
    <w:rsid w:val="3D6BD5A4"/>
    <w:rsid w:val="3D78613B"/>
    <w:rsid w:val="3D793A7A"/>
    <w:rsid w:val="3D7E45BC"/>
    <w:rsid w:val="3D7EA4DC"/>
    <w:rsid w:val="3D7F27F3"/>
    <w:rsid w:val="3D8DC50F"/>
    <w:rsid w:val="3D8E627F"/>
    <w:rsid w:val="3D97C2DB"/>
    <w:rsid w:val="3D9FA6FC"/>
    <w:rsid w:val="3DAF1CDF"/>
    <w:rsid w:val="3DB79D0E"/>
    <w:rsid w:val="3DBB272C"/>
    <w:rsid w:val="3DBF14FF"/>
    <w:rsid w:val="3DBF9B98"/>
    <w:rsid w:val="3DD82686"/>
    <w:rsid w:val="3DD85334"/>
    <w:rsid w:val="3DEDA197"/>
    <w:rsid w:val="3DEF00DC"/>
    <w:rsid w:val="3DF3A841"/>
    <w:rsid w:val="3DF49222"/>
    <w:rsid w:val="3DF77BB7"/>
    <w:rsid w:val="3DFBC17B"/>
    <w:rsid w:val="3DFD2BD5"/>
    <w:rsid w:val="3DFD6399"/>
    <w:rsid w:val="3DFF14C9"/>
    <w:rsid w:val="3DFF586D"/>
    <w:rsid w:val="3DFF77A5"/>
    <w:rsid w:val="3DFFE145"/>
    <w:rsid w:val="3DFFF25F"/>
    <w:rsid w:val="3E3F88A7"/>
    <w:rsid w:val="3E57590C"/>
    <w:rsid w:val="3E5F996F"/>
    <w:rsid w:val="3E7F0D57"/>
    <w:rsid w:val="3EAA98B5"/>
    <w:rsid w:val="3EB7B000"/>
    <w:rsid w:val="3EB7E590"/>
    <w:rsid w:val="3EBFA963"/>
    <w:rsid w:val="3EC1AA3D"/>
    <w:rsid w:val="3EDCA056"/>
    <w:rsid w:val="3EDEB7F6"/>
    <w:rsid w:val="3EDF24FE"/>
    <w:rsid w:val="3EDF8D5C"/>
    <w:rsid w:val="3EE3E7CD"/>
    <w:rsid w:val="3EEB41BA"/>
    <w:rsid w:val="3EEEBF09"/>
    <w:rsid w:val="3EEF54C6"/>
    <w:rsid w:val="3EF77542"/>
    <w:rsid w:val="3EFAE4C1"/>
    <w:rsid w:val="3EFB8248"/>
    <w:rsid w:val="3EFBC55B"/>
    <w:rsid w:val="3EFCD767"/>
    <w:rsid w:val="3EFDDB6D"/>
    <w:rsid w:val="3EFE7D90"/>
    <w:rsid w:val="3EFFFADE"/>
    <w:rsid w:val="3F1F96D0"/>
    <w:rsid w:val="3F2F75B4"/>
    <w:rsid w:val="3F335464"/>
    <w:rsid w:val="3F335F31"/>
    <w:rsid w:val="3F39CBFF"/>
    <w:rsid w:val="3F3F59E9"/>
    <w:rsid w:val="3F5E7B73"/>
    <w:rsid w:val="3F61009D"/>
    <w:rsid w:val="3F6747EC"/>
    <w:rsid w:val="3F6FB193"/>
    <w:rsid w:val="3F745646"/>
    <w:rsid w:val="3F7705B0"/>
    <w:rsid w:val="3F772947"/>
    <w:rsid w:val="3F7B1367"/>
    <w:rsid w:val="3F7CC35D"/>
    <w:rsid w:val="3F7F46D9"/>
    <w:rsid w:val="3F7F59AB"/>
    <w:rsid w:val="3F7FCAD2"/>
    <w:rsid w:val="3F7FD9A6"/>
    <w:rsid w:val="3F8F48BD"/>
    <w:rsid w:val="3F918B58"/>
    <w:rsid w:val="3F9906D5"/>
    <w:rsid w:val="3F9CE032"/>
    <w:rsid w:val="3FABAEF4"/>
    <w:rsid w:val="3FAE6AEF"/>
    <w:rsid w:val="3FBB9280"/>
    <w:rsid w:val="3FBE3A30"/>
    <w:rsid w:val="3FBE5D23"/>
    <w:rsid w:val="3FBF8A99"/>
    <w:rsid w:val="3FCB1D30"/>
    <w:rsid w:val="3FCD726A"/>
    <w:rsid w:val="3FCD7FAB"/>
    <w:rsid w:val="3FCFECB4"/>
    <w:rsid w:val="3FD51AC6"/>
    <w:rsid w:val="3FD62A8C"/>
    <w:rsid w:val="3FDB5AD3"/>
    <w:rsid w:val="3FDF309E"/>
    <w:rsid w:val="3FDFEAEE"/>
    <w:rsid w:val="3FE7602C"/>
    <w:rsid w:val="3FE7905A"/>
    <w:rsid w:val="3FE9D740"/>
    <w:rsid w:val="3FEB56BF"/>
    <w:rsid w:val="3FEBA4D9"/>
    <w:rsid w:val="3FEBA875"/>
    <w:rsid w:val="3FED4B24"/>
    <w:rsid w:val="3FEFA720"/>
    <w:rsid w:val="3FEFB353"/>
    <w:rsid w:val="3FEFB582"/>
    <w:rsid w:val="3FEFDB0F"/>
    <w:rsid w:val="3FF35094"/>
    <w:rsid w:val="3FF52E4B"/>
    <w:rsid w:val="3FF71F76"/>
    <w:rsid w:val="3FF731BF"/>
    <w:rsid w:val="3FF73A21"/>
    <w:rsid w:val="3FFA8527"/>
    <w:rsid w:val="3FFA9E69"/>
    <w:rsid w:val="3FFB4D6D"/>
    <w:rsid w:val="3FFB7CCA"/>
    <w:rsid w:val="3FFB8CE2"/>
    <w:rsid w:val="3FFBB29D"/>
    <w:rsid w:val="3FFBE212"/>
    <w:rsid w:val="3FFD9036"/>
    <w:rsid w:val="3FFD9B27"/>
    <w:rsid w:val="3FFDF44B"/>
    <w:rsid w:val="3FFE6E17"/>
    <w:rsid w:val="3FFF1819"/>
    <w:rsid w:val="3FFF3879"/>
    <w:rsid w:val="3FFF4CC6"/>
    <w:rsid w:val="3FFF724F"/>
    <w:rsid w:val="3FFF9BC4"/>
    <w:rsid w:val="3FFFC4A9"/>
    <w:rsid w:val="3FFFC770"/>
    <w:rsid w:val="3FFFDB36"/>
    <w:rsid w:val="41FEEC4E"/>
    <w:rsid w:val="4297237A"/>
    <w:rsid w:val="42EE0A0D"/>
    <w:rsid w:val="43F132B5"/>
    <w:rsid w:val="43FFCB8E"/>
    <w:rsid w:val="445ACC6F"/>
    <w:rsid w:val="44D66334"/>
    <w:rsid w:val="4567105D"/>
    <w:rsid w:val="45BCF5CC"/>
    <w:rsid w:val="45EF5312"/>
    <w:rsid w:val="45EFF576"/>
    <w:rsid w:val="45F568D8"/>
    <w:rsid w:val="4675FCAD"/>
    <w:rsid w:val="46E966E2"/>
    <w:rsid w:val="473B6EBD"/>
    <w:rsid w:val="477BB278"/>
    <w:rsid w:val="477D12CC"/>
    <w:rsid w:val="477D5952"/>
    <w:rsid w:val="477E7EFF"/>
    <w:rsid w:val="479F1876"/>
    <w:rsid w:val="479F4D19"/>
    <w:rsid w:val="47BB5092"/>
    <w:rsid w:val="47BBF1AF"/>
    <w:rsid w:val="47BDF9AB"/>
    <w:rsid w:val="47CF8C4A"/>
    <w:rsid w:val="47DC1E06"/>
    <w:rsid w:val="47EF5A1F"/>
    <w:rsid w:val="47F37B6C"/>
    <w:rsid w:val="49B70778"/>
    <w:rsid w:val="49D7C13E"/>
    <w:rsid w:val="4A5DE562"/>
    <w:rsid w:val="4B3E9CED"/>
    <w:rsid w:val="4B6B50DD"/>
    <w:rsid w:val="4BB7D1FB"/>
    <w:rsid w:val="4BCF44DB"/>
    <w:rsid w:val="4BFB6F3D"/>
    <w:rsid w:val="4BFDDC46"/>
    <w:rsid w:val="4BFF3556"/>
    <w:rsid w:val="4BFF531C"/>
    <w:rsid w:val="4C3B5CF4"/>
    <w:rsid w:val="4D5F5231"/>
    <w:rsid w:val="4D77E557"/>
    <w:rsid w:val="4D9756A5"/>
    <w:rsid w:val="4DB7AC2B"/>
    <w:rsid w:val="4DDF0798"/>
    <w:rsid w:val="4DFF6AC5"/>
    <w:rsid w:val="4DFF7E81"/>
    <w:rsid w:val="4E2F2540"/>
    <w:rsid w:val="4EBE331B"/>
    <w:rsid w:val="4ECB6CEA"/>
    <w:rsid w:val="4ECF1871"/>
    <w:rsid w:val="4EED98E8"/>
    <w:rsid w:val="4EFF0C6A"/>
    <w:rsid w:val="4EFFC945"/>
    <w:rsid w:val="4F365986"/>
    <w:rsid w:val="4F5E354D"/>
    <w:rsid w:val="4F7B39D9"/>
    <w:rsid w:val="4F7D810D"/>
    <w:rsid w:val="4F7E065E"/>
    <w:rsid w:val="4F7E3922"/>
    <w:rsid w:val="4F7F44B2"/>
    <w:rsid w:val="4FA4B52C"/>
    <w:rsid w:val="4FA7CFD2"/>
    <w:rsid w:val="4FAF23D6"/>
    <w:rsid w:val="4FB51A2B"/>
    <w:rsid w:val="4FC64647"/>
    <w:rsid w:val="4FCF0A01"/>
    <w:rsid w:val="4FDB5FE7"/>
    <w:rsid w:val="4FE77BB9"/>
    <w:rsid w:val="4FED360C"/>
    <w:rsid w:val="4FEDBE52"/>
    <w:rsid w:val="4FEE40B0"/>
    <w:rsid w:val="4FF68F90"/>
    <w:rsid w:val="4FF70B1D"/>
    <w:rsid w:val="4FF7B494"/>
    <w:rsid w:val="4FFCC2BB"/>
    <w:rsid w:val="4FFCF749"/>
    <w:rsid w:val="4FFD21E6"/>
    <w:rsid w:val="4FFD56F7"/>
    <w:rsid w:val="4FFDF773"/>
    <w:rsid w:val="4FFE2501"/>
    <w:rsid w:val="4FFEFEB5"/>
    <w:rsid w:val="4FFF6F07"/>
    <w:rsid w:val="4FFFAE18"/>
    <w:rsid w:val="50FBE207"/>
    <w:rsid w:val="51DFE487"/>
    <w:rsid w:val="51FED7AB"/>
    <w:rsid w:val="523F2F4B"/>
    <w:rsid w:val="524D176F"/>
    <w:rsid w:val="52775050"/>
    <w:rsid w:val="527FB6DD"/>
    <w:rsid w:val="52BFD49D"/>
    <w:rsid w:val="52D55800"/>
    <w:rsid w:val="52DBABA2"/>
    <w:rsid w:val="52DF3BA8"/>
    <w:rsid w:val="52DF96BD"/>
    <w:rsid w:val="52E7B3BC"/>
    <w:rsid w:val="52F56091"/>
    <w:rsid w:val="533F6631"/>
    <w:rsid w:val="537CE6B7"/>
    <w:rsid w:val="53ADEACC"/>
    <w:rsid w:val="53AE5348"/>
    <w:rsid w:val="53BB72AF"/>
    <w:rsid w:val="53CF4AE6"/>
    <w:rsid w:val="53F1C079"/>
    <w:rsid w:val="53F91865"/>
    <w:rsid w:val="53FD2CFC"/>
    <w:rsid w:val="53FDFD08"/>
    <w:rsid w:val="53FFCD3E"/>
    <w:rsid w:val="545619D9"/>
    <w:rsid w:val="54FD76C4"/>
    <w:rsid w:val="555F51D1"/>
    <w:rsid w:val="557C5895"/>
    <w:rsid w:val="55BFCB04"/>
    <w:rsid w:val="55D22B18"/>
    <w:rsid w:val="55DC349F"/>
    <w:rsid w:val="55DCF1FB"/>
    <w:rsid w:val="55FB74B3"/>
    <w:rsid w:val="55FE427A"/>
    <w:rsid w:val="55FF063E"/>
    <w:rsid w:val="56A7BE0C"/>
    <w:rsid w:val="56BFEDD3"/>
    <w:rsid w:val="56DF22B1"/>
    <w:rsid w:val="56EA68DB"/>
    <w:rsid w:val="56EE295B"/>
    <w:rsid w:val="56F1DAAA"/>
    <w:rsid w:val="56F813A4"/>
    <w:rsid w:val="56FB156B"/>
    <w:rsid w:val="573F8BBB"/>
    <w:rsid w:val="575F05B9"/>
    <w:rsid w:val="576726AA"/>
    <w:rsid w:val="577500C4"/>
    <w:rsid w:val="577F3225"/>
    <w:rsid w:val="5797AE9F"/>
    <w:rsid w:val="57AFF500"/>
    <w:rsid w:val="57B4A93A"/>
    <w:rsid w:val="57DFD88B"/>
    <w:rsid w:val="57EB93DF"/>
    <w:rsid w:val="57EBA732"/>
    <w:rsid w:val="57EDFCFC"/>
    <w:rsid w:val="57F17E23"/>
    <w:rsid w:val="57F6831D"/>
    <w:rsid w:val="57F75E90"/>
    <w:rsid w:val="57F986B5"/>
    <w:rsid w:val="57FB66EC"/>
    <w:rsid w:val="57FD7E3D"/>
    <w:rsid w:val="57FE4774"/>
    <w:rsid w:val="57FFC754"/>
    <w:rsid w:val="57FFD5D3"/>
    <w:rsid w:val="5826BB6C"/>
    <w:rsid w:val="58FBEC97"/>
    <w:rsid w:val="592E4E38"/>
    <w:rsid w:val="597B6A33"/>
    <w:rsid w:val="597BF672"/>
    <w:rsid w:val="59865664"/>
    <w:rsid w:val="59AF8C1E"/>
    <w:rsid w:val="59BE8AA4"/>
    <w:rsid w:val="59E7D0C0"/>
    <w:rsid w:val="59EC2D48"/>
    <w:rsid w:val="59ECF920"/>
    <w:rsid w:val="59EF2595"/>
    <w:rsid w:val="59F684B1"/>
    <w:rsid w:val="59FB6041"/>
    <w:rsid w:val="59FBE694"/>
    <w:rsid w:val="59FC8E92"/>
    <w:rsid w:val="59FD5BC9"/>
    <w:rsid w:val="5A7BE565"/>
    <w:rsid w:val="5A8D1C08"/>
    <w:rsid w:val="5AD6308E"/>
    <w:rsid w:val="5ADD9FD2"/>
    <w:rsid w:val="5ADF71B7"/>
    <w:rsid w:val="5AED2F11"/>
    <w:rsid w:val="5AEE227C"/>
    <w:rsid w:val="5AF7FF69"/>
    <w:rsid w:val="5B4815E6"/>
    <w:rsid w:val="5B5F521C"/>
    <w:rsid w:val="5B777265"/>
    <w:rsid w:val="5B7D00A0"/>
    <w:rsid w:val="5B970AF8"/>
    <w:rsid w:val="5BBC218A"/>
    <w:rsid w:val="5BBCFCCE"/>
    <w:rsid w:val="5BBD1122"/>
    <w:rsid w:val="5BBD3415"/>
    <w:rsid w:val="5BBFB090"/>
    <w:rsid w:val="5BBFE912"/>
    <w:rsid w:val="5BCF781F"/>
    <w:rsid w:val="5BD462C2"/>
    <w:rsid w:val="5BDE9E74"/>
    <w:rsid w:val="5BDFF01C"/>
    <w:rsid w:val="5BE5613E"/>
    <w:rsid w:val="5BEBC5B6"/>
    <w:rsid w:val="5BED0171"/>
    <w:rsid w:val="5BED4E4D"/>
    <w:rsid w:val="5BF7C221"/>
    <w:rsid w:val="5BF82757"/>
    <w:rsid w:val="5BFB148D"/>
    <w:rsid w:val="5BFB4341"/>
    <w:rsid w:val="5BFBF4F4"/>
    <w:rsid w:val="5BFCE624"/>
    <w:rsid w:val="5BFE4FEC"/>
    <w:rsid w:val="5BFEC3CB"/>
    <w:rsid w:val="5BFF3149"/>
    <w:rsid w:val="5BFF354B"/>
    <w:rsid w:val="5BFFBAD0"/>
    <w:rsid w:val="5C7FBD4A"/>
    <w:rsid w:val="5CBE938E"/>
    <w:rsid w:val="5CBFC111"/>
    <w:rsid w:val="5CCFA19D"/>
    <w:rsid w:val="5CEF8640"/>
    <w:rsid w:val="5CF1BE8F"/>
    <w:rsid w:val="5CFAA9E5"/>
    <w:rsid w:val="5CFDD08E"/>
    <w:rsid w:val="5CFDEAED"/>
    <w:rsid w:val="5CFF29E3"/>
    <w:rsid w:val="5CFFEDB5"/>
    <w:rsid w:val="5D4F2AEF"/>
    <w:rsid w:val="5D62262A"/>
    <w:rsid w:val="5D6F319B"/>
    <w:rsid w:val="5D7B0558"/>
    <w:rsid w:val="5D7B4823"/>
    <w:rsid w:val="5D7BF0DE"/>
    <w:rsid w:val="5D7CA9C7"/>
    <w:rsid w:val="5D7CB8B6"/>
    <w:rsid w:val="5D7EA438"/>
    <w:rsid w:val="5D7FAEC9"/>
    <w:rsid w:val="5D89A19B"/>
    <w:rsid w:val="5D9F5D58"/>
    <w:rsid w:val="5DB30687"/>
    <w:rsid w:val="5DBC1BE9"/>
    <w:rsid w:val="5DBFD1B0"/>
    <w:rsid w:val="5DCDD756"/>
    <w:rsid w:val="5DD8E206"/>
    <w:rsid w:val="5DDC7F16"/>
    <w:rsid w:val="5DDF0E2C"/>
    <w:rsid w:val="5DDF5850"/>
    <w:rsid w:val="5DEF3D57"/>
    <w:rsid w:val="5DEFAA9D"/>
    <w:rsid w:val="5DF3972A"/>
    <w:rsid w:val="5DF569F8"/>
    <w:rsid w:val="5DF709BA"/>
    <w:rsid w:val="5DF796B0"/>
    <w:rsid w:val="5DFB1952"/>
    <w:rsid w:val="5DFC8800"/>
    <w:rsid w:val="5DFD4D84"/>
    <w:rsid w:val="5DFD584B"/>
    <w:rsid w:val="5DFD598E"/>
    <w:rsid w:val="5DFF472D"/>
    <w:rsid w:val="5DFF64D6"/>
    <w:rsid w:val="5DFF9859"/>
    <w:rsid w:val="5E3E9FDB"/>
    <w:rsid w:val="5E4FF366"/>
    <w:rsid w:val="5E57C120"/>
    <w:rsid w:val="5E6C4E7A"/>
    <w:rsid w:val="5E738A70"/>
    <w:rsid w:val="5E73FD13"/>
    <w:rsid w:val="5E8D2B16"/>
    <w:rsid w:val="5E9F851E"/>
    <w:rsid w:val="5EAD6484"/>
    <w:rsid w:val="5EAFA6FF"/>
    <w:rsid w:val="5EB9FCA4"/>
    <w:rsid w:val="5EBB00B2"/>
    <w:rsid w:val="5EDF77FE"/>
    <w:rsid w:val="5EE3A5C2"/>
    <w:rsid w:val="5EED22B7"/>
    <w:rsid w:val="5EEFE871"/>
    <w:rsid w:val="5EF2E3A2"/>
    <w:rsid w:val="5EF72925"/>
    <w:rsid w:val="5EF73F34"/>
    <w:rsid w:val="5EF7E6D9"/>
    <w:rsid w:val="5EFA7CCD"/>
    <w:rsid w:val="5EFD7F9E"/>
    <w:rsid w:val="5EFE7CE8"/>
    <w:rsid w:val="5EFF6DD7"/>
    <w:rsid w:val="5F1F558D"/>
    <w:rsid w:val="5F2ED843"/>
    <w:rsid w:val="5F2FA949"/>
    <w:rsid w:val="5F3981C0"/>
    <w:rsid w:val="5F3B6994"/>
    <w:rsid w:val="5F3E31B3"/>
    <w:rsid w:val="5F3FBE8D"/>
    <w:rsid w:val="5F5B11F2"/>
    <w:rsid w:val="5F5F0BE6"/>
    <w:rsid w:val="5F5F514A"/>
    <w:rsid w:val="5F5F66A4"/>
    <w:rsid w:val="5F5FBC64"/>
    <w:rsid w:val="5F6B6ACC"/>
    <w:rsid w:val="5F6FCF88"/>
    <w:rsid w:val="5F78736E"/>
    <w:rsid w:val="5F7C30B1"/>
    <w:rsid w:val="5F7DA140"/>
    <w:rsid w:val="5F7F0549"/>
    <w:rsid w:val="5F8FC698"/>
    <w:rsid w:val="5F9EDFD8"/>
    <w:rsid w:val="5F9FE5F7"/>
    <w:rsid w:val="5FAAB180"/>
    <w:rsid w:val="5FB328B9"/>
    <w:rsid w:val="5FB39475"/>
    <w:rsid w:val="5FB583AE"/>
    <w:rsid w:val="5FB5951E"/>
    <w:rsid w:val="5FB7FF2F"/>
    <w:rsid w:val="5FBA666F"/>
    <w:rsid w:val="5FBADA60"/>
    <w:rsid w:val="5FBBA853"/>
    <w:rsid w:val="5FBC0662"/>
    <w:rsid w:val="5FBE26A2"/>
    <w:rsid w:val="5FBE501B"/>
    <w:rsid w:val="5FBFCD71"/>
    <w:rsid w:val="5FCF9E98"/>
    <w:rsid w:val="5FCFB630"/>
    <w:rsid w:val="5FD7905A"/>
    <w:rsid w:val="5FD79160"/>
    <w:rsid w:val="5FDB6AC8"/>
    <w:rsid w:val="5FDE6DB5"/>
    <w:rsid w:val="5FDF8B7B"/>
    <w:rsid w:val="5FDF9EA8"/>
    <w:rsid w:val="5FE34432"/>
    <w:rsid w:val="5FE3BF5D"/>
    <w:rsid w:val="5FE3C7C0"/>
    <w:rsid w:val="5FE7538B"/>
    <w:rsid w:val="5FE9FE70"/>
    <w:rsid w:val="5FEB10AB"/>
    <w:rsid w:val="5FED8DF5"/>
    <w:rsid w:val="5FEE5B52"/>
    <w:rsid w:val="5FEF2004"/>
    <w:rsid w:val="5FEF6063"/>
    <w:rsid w:val="5FEF9AF6"/>
    <w:rsid w:val="5FF22E7D"/>
    <w:rsid w:val="5FF3592A"/>
    <w:rsid w:val="5FF74C45"/>
    <w:rsid w:val="5FF78F4F"/>
    <w:rsid w:val="5FFB1778"/>
    <w:rsid w:val="5FFB18A4"/>
    <w:rsid w:val="5FFC2DD6"/>
    <w:rsid w:val="5FFC656C"/>
    <w:rsid w:val="5FFE92B1"/>
    <w:rsid w:val="5FFF0F71"/>
    <w:rsid w:val="5FFF2DF0"/>
    <w:rsid w:val="5FFF396E"/>
    <w:rsid w:val="5FFF4DB5"/>
    <w:rsid w:val="5FFF579C"/>
    <w:rsid w:val="5FFFA35A"/>
    <w:rsid w:val="5FFFC89A"/>
    <w:rsid w:val="5FFFDBE8"/>
    <w:rsid w:val="614FE608"/>
    <w:rsid w:val="61BD0986"/>
    <w:rsid w:val="61BDD3A4"/>
    <w:rsid w:val="61E7EF69"/>
    <w:rsid w:val="62AD477A"/>
    <w:rsid w:val="62EBF437"/>
    <w:rsid w:val="62EC4DAE"/>
    <w:rsid w:val="62FF56B4"/>
    <w:rsid w:val="63526641"/>
    <w:rsid w:val="63B583F2"/>
    <w:rsid w:val="63BEDDDC"/>
    <w:rsid w:val="63BF1349"/>
    <w:rsid w:val="63BFD95A"/>
    <w:rsid w:val="63DD24BD"/>
    <w:rsid w:val="63DF2658"/>
    <w:rsid w:val="63DFC3FF"/>
    <w:rsid w:val="63F7AB64"/>
    <w:rsid w:val="63F9B90A"/>
    <w:rsid w:val="63FFD338"/>
    <w:rsid w:val="64D77652"/>
    <w:rsid w:val="64EFDB76"/>
    <w:rsid w:val="64FF0119"/>
    <w:rsid w:val="6537D63D"/>
    <w:rsid w:val="65AB4064"/>
    <w:rsid w:val="65B2F265"/>
    <w:rsid w:val="65DF5944"/>
    <w:rsid w:val="65DFECBA"/>
    <w:rsid w:val="65F4D902"/>
    <w:rsid w:val="65F996C8"/>
    <w:rsid w:val="65FBEC71"/>
    <w:rsid w:val="65FDE8D0"/>
    <w:rsid w:val="65FE5F4E"/>
    <w:rsid w:val="65FE901D"/>
    <w:rsid w:val="6637F2EB"/>
    <w:rsid w:val="667F5D5F"/>
    <w:rsid w:val="668FDCE1"/>
    <w:rsid w:val="66B6D1F4"/>
    <w:rsid w:val="66D2361B"/>
    <w:rsid w:val="66DBB761"/>
    <w:rsid w:val="66ED4B9F"/>
    <w:rsid w:val="66F6539B"/>
    <w:rsid w:val="66FC39E9"/>
    <w:rsid w:val="66FE8FCA"/>
    <w:rsid w:val="66FF28B1"/>
    <w:rsid w:val="670756BF"/>
    <w:rsid w:val="6732777E"/>
    <w:rsid w:val="675F68BF"/>
    <w:rsid w:val="676ECA5A"/>
    <w:rsid w:val="677763E8"/>
    <w:rsid w:val="677D04C7"/>
    <w:rsid w:val="677E1F38"/>
    <w:rsid w:val="677FC794"/>
    <w:rsid w:val="677FFBC1"/>
    <w:rsid w:val="6797072D"/>
    <w:rsid w:val="67AFCB0B"/>
    <w:rsid w:val="67B74681"/>
    <w:rsid w:val="67BB5C9F"/>
    <w:rsid w:val="67BD94CD"/>
    <w:rsid w:val="67BF8353"/>
    <w:rsid w:val="67BFD0BF"/>
    <w:rsid w:val="67C96B29"/>
    <w:rsid w:val="67CF5810"/>
    <w:rsid w:val="67DDBEBD"/>
    <w:rsid w:val="67F94FDE"/>
    <w:rsid w:val="67FB3834"/>
    <w:rsid w:val="67FBDF4B"/>
    <w:rsid w:val="67FD9B31"/>
    <w:rsid w:val="67FE56A2"/>
    <w:rsid w:val="67FEB5D1"/>
    <w:rsid w:val="67FF5615"/>
    <w:rsid w:val="67FF8513"/>
    <w:rsid w:val="6877C85D"/>
    <w:rsid w:val="68B78C1F"/>
    <w:rsid w:val="68DAE184"/>
    <w:rsid w:val="68EFE45F"/>
    <w:rsid w:val="68FC9D4F"/>
    <w:rsid w:val="6927F50E"/>
    <w:rsid w:val="693AB462"/>
    <w:rsid w:val="69778A3E"/>
    <w:rsid w:val="697F5B3D"/>
    <w:rsid w:val="699BA861"/>
    <w:rsid w:val="69BC3644"/>
    <w:rsid w:val="69ED4A7F"/>
    <w:rsid w:val="69EE9BB7"/>
    <w:rsid w:val="69EFB0F0"/>
    <w:rsid w:val="69FC71C2"/>
    <w:rsid w:val="6A5D320B"/>
    <w:rsid w:val="6A7FB99A"/>
    <w:rsid w:val="6ADDB2C8"/>
    <w:rsid w:val="6AE5D13B"/>
    <w:rsid w:val="6AFC8C10"/>
    <w:rsid w:val="6AFF74B0"/>
    <w:rsid w:val="6AFF8CC8"/>
    <w:rsid w:val="6B3B4982"/>
    <w:rsid w:val="6B3EFDC5"/>
    <w:rsid w:val="6B5C9581"/>
    <w:rsid w:val="6B5D2E02"/>
    <w:rsid w:val="6B6A1F9C"/>
    <w:rsid w:val="6B7B8B53"/>
    <w:rsid w:val="6B7DD2A8"/>
    <w:rsid w:val="6B7F87F1"/>
    <w:rsid w:val="6B876B48"/>
    <w:rsid w:val="6BAF360F"/>
    <w:rsid w:val="6BB71ACF"/>
    <w:rsid w:val="6BBD712B"/>
    <w:rsid w:val="6BBD85FB"/>
    <w:rsid w:val="6BBFD410"/>
    <w:rsid w:val="6BDD591A"/>
    <w:rsid w:val="6BDF1368"/>
    <w:rsid w:val="6BDF1EAB"/>
    <w:rsid w:val="6BDF9361"/>
    <w:rsid w:val="6BE9FB87"/>
    <w:rsid w:val="6BED31A4"/>
    <w:rsid w:val="6BEDE398"/>
    <w:rsid w:val="6BF54691"/>
    <w:rsid w:val="6BF67362"/>
    <w:rsid w:val="6BF69664"/>
    <w:rsid w:val="6BF76395"/>
    <w:rsid w:val="6BFA099E"/>
    <w:rsid w:val="6BFAADA6"/>
    <w:rsid w:val="6BFD61E2"/>
    <w:rsid w:val="6BFD80D8"/>
    <w:rsid w:val="6BFED28B"/>
    <w:rsid w:val="6BFEF661"/>
    <w:rsid w:val="6BFF4C50"/>
    <w:rsid w:val="6C3F5AD8"/>
    <w:rsid w:val="6C7D0840"/>
    <w:rsid w:val="6CBF28D8"/>
    <w:rsid w:val="6CDD7C90"/>
    <w:rsid w:val="6CE8063C"/>
    <w:rsid w:val="6CEFD644"/>
    <w:rsid w:val="6CFD3A4C"/>
    <w:rsid w:val="6CFE1A06"/>
    <w:rsid w:val="6D0F5EE4"/>
    <w:rsid w:val="6D27CC68"/>
    <w:rsid w:val="6D33BB4F"/>
    <w:rsid w:val="6D7A0A40"/>
    <w:rsid w:val="6D8490EA"/>
    <w:rsid w:val="6DAE6E4F"/>
    <w:rsid w:val="6DB5EC70"/>
    <w:rsid w:val="6DBD8242"/>
    <w:rsid w:val="6DBF27CF"/>
    <w:rsid w:val="6DBFA25B"/>
    <w:rsid w:val="6DDA270F"/>
    <w:rsid w:val="6DDFAA63"/>
    <w:rsid w:val="6DE66358"/>
    <w:rsid w:val="6DE9F0CA"/>
    <w:rsid w:val="6DEB9C3E"/>
    <w:rsid w:val="6DEBDBCB"/>
    <w:rsid w:val="6DEBF7A7"/>
    <w:rsid w:val="6DEFDB3E"/>
    <w:rsid w:val="6DF60AD4"/>
    <w:rsid w:val="6DF65E7C"/>
    <w:rsid w:val="6DF7CB35"/>
    <w:rsid w:val="6DFA3366"/>
    <w:rsid w:val="6DFD4674"/>
    <w:rsid w:val="6DFE72FC"/>
    <w:rsid w:val="6DFF0BA2"/>
    <w:rsid w:val="6DFF2F4E"/>
    <w:rsid w:val="6DFF4083"/>
    <w:rsid w:val="6E265C1D"/>
    <w:rsid w:val="6E382503"/>
    <w:rsid w:val="6E3D86F7"/>
    <w:rsid w:val="6E6DF94C"/>
    <w:rsid w:val="6E7BF4A8"/>
    <w:rsid w:val="6E7E86E2"/>
    <w:rsid w:val="6E7FEA35"/>
    <w:rsid w:val="6E8EEEAF"/>
    <w:rsid w:val="6E9527AF"/>
    <w:rsid w:val="6EAB3986"/>
    <w:rsid w:val="6EBBAE7C"/>
    <w:rsid w:val="6EBBFBB7"/>
    <w:rsid w:val="6EBEB024"/>
    <w:rsid w:val="6ECF970A"/>
    <w:rsid w:val="6ED68AB2"/>
    <w:rsid w:val="6EDA2B0E"/>
    <w:rsid w:val="6EDB958B"/>
    <w:rsid w:val="6EDBA1E7"/>
    <w:rsid w:val="6EDBE409"/>
    <w:rsid w:val="6EDD2102"/>
    <w:rsid w:val="6EDE32C0"/>
    <w:rsid w:val="6EE42302"/>
    <w:rsid w:val="6EEC336C"/>
    <w:rsid w:val="6EF2A4EF"/>
    <w:rsid w:val="6EF66CA1"/>
    <w:rsid w:val="6EF70ADE"/>
    <w:rsid w:val="6EF70AE8"/>
    <w:rsid w:val="6EF758C5"/>
    <w:rsid w:val="6EF7C3D6"/>
    <w:rsid w:val="6EFB731C"/>
    <w:rsid w:val="6EFD52C0"/>
    <w:rsid w:val="6EFF402D"/>
    <w:rsid w:val="6F238A7A"/>
    <w:rsid w:val="6F26A36B"/>
    <w:rsid w:val="6F2F586B"/>
    <w:rsid w:val="6F36B794"/>
    <w:rsid w:val="6F4370D5"/>
    <w:rsid w:val="6F551904"/>
    <w:rsid w:val="6F5B1798"/>
    <w:rsid w:val="6F5F0E56"/>
    <w:rsid w:val="6F5F9D3B"/>
    <w:rsid w:val="6F5FFA90"/>
    <w:rsid w:val="6F6B925A"/>
    <w:rsid w:val="6F6F0501"/>
    <w:rsid w:val="6F6F4A89"/>
    <w:rsid w:val="6F72FCAF"/>
    <w:rsid w:val="6F77DA25"/>
    <w:rsid w:val="6F78168A"/>
    <w:rsid w:val="6F7CDECA"/>
    <w:rsid w:val="6F7F0A9E"/>
    <w:rsid w:val="6F7F48B6"/>
    <w:rsid w:val="6F8BF17A"/>
    <w:rsid w:val="6F973B16"/>
    <w:rsid w:val="6F9793C3"/>
    <w:rsid w:val="6F979BB4"/>
    <w:rsid w:val="6FA75524"/>
    <w:rsid w:val="6FA75E03"/>
    <w:rsid w:val="6FAD7C0A"/>
    <w:rsid w:val="6FAE8189"/>
    <w:rsid w:val="6FAE9C0B"/>
    <w:rsid w:val="6FAFCEFA"/>
    <w:rsid w:val="6FB4D2E3"/>
    <w:rsid w:val="6FB6AEB5"/>
    <w:rsid w:val="6FB7DE1D"/>
    <w:rsid w:val="6FBB27F8"/>
    <w:rsid w:val="6FBE42DD"/>
    <w:rsid w:val="6FBF7A87"/>
    <w:rsid w:val="6FCEDACC"/>
    <w:rsid w:val="6FCF9407"/>
    <w:rsid w:val="6FD49098"/>
    <w:rsid w:val="6FDA9EA7"/>
    <w:rsid w:val="6FDB2A56"/>
    <w:rsid w:val="6FDB700B"/>
    <w:rsid w:val="6FDD6261"/>
    <w:rsid w:val="6FDE4469"/>
    <w:rsid w:val="6FDF9657"/>
    <w:rsid w:val="6FDFC621"/>
    <w:rsid w:val="6FE75E83"/>
    <w:rsid w:val="6FE77773"/>
    <w:rsid w:val="6FEB941A"/>
    <w:rsid w:val="6FEF6554"/>
    <w:rsid w:val="6FF3A5C1"/>
    <w:rsid w:val="6FF5DC65"/>
    <w:rsid w:val="6FF6201A"/>
    <w:rsid w:val="6FF75A34"/>
    <w:rsid w:val="6FF760AF"/>
    <w:rsid w:val="6FF7D124"/>
    <w:rsid w:val="6FFB1F2A"/>
    <w:rsid w:val="6FFB4AE8"/>
    <w:rsid w:val="6FFB6C19"/>
    <w:rsid w:val="6FFB8561"/>
    <w:rsid w:val="6FFC0C07"/>
    <w:rsid w:val="6FFC1559"/>
    <w:rsid w:val="6FFC87C0"/>
    <w:rsid w:val="6FFD6DAD"/>
    <w:rsid w:val="6FFD9CA6"/>
    <w:rsid w:val="6FFE2304"/>
    <w:rsid w:val="6FFE8AF6"/>
    <w:rsid w:val="6FFEDC1F"/>
    <w:rsid w:val="6FFEF8F7"/>
    <w:rsid w:val="6FFF032B"/>
    <w:rsid w:val="6FFF1AB2"/>
    <w:rsid w:val="6FFF438D"/>
    <w:rsid w:val="6FFF7F2D"/>
    <w:rsid w:val="6FFF9CCC"/>
    <w:rsid w:val="6FFFE5A6"/>
    <w:rsid w:val="70F6699A"/>
    <w:rsid w:val="716BBEFE"/>
    <w:rsid w:val="71A7577F"/>
    <w:rsid w:val="71BE6871"/>
    <w:rsid w:val="71CA7890"/>
    <w:rsid w:val="71EFC92A"/>
    <w:rsid w:val="71FD5DBF"/>
    <w:rsid w:val="71FFFC3E"/>
    <w:rsid w:val="72698DC9"/>
    <w:rsid w:val="729F8DBD"/>
    <w:rsid w:val="72BB938D"/>
    <w:rsid w:val="72C79C16"/>
    <w:rsid w:val="72DF9619"/>
    <w:rsid w:val="72E70D53"/>
    <w:rsid w:val="72EE4E2A"/>
    <w:rsid w:val="72EF86DC"/>
    <w:rsid w:val="72FEDE5E"/>
    <w:rsid w:val="72FF9B2B"/>
    <w:rsid w:val="733F5122"/>
    <w:rsid w:val="73572984"/>
    <w:rsid w:val="7377BAB2"/>
    <w:rsid w:val="737FD70F"/>
    <w:rsid w:val="73AF184F"/>
    <w:rsid w:val="73B824F8"/>
    <w:rsid w:val="73BDBE3E"/>
    <w:rsid w:val="73BF6B48"/>
    <w:rsid w:val="73BF869E"/>
    <w:rsid w:val="73D7B105"/>
    <w:rsid w:val="73E773E1"/>
    <w:rsid w:val="73EB7A2A"/>
    <w:rsid w:val="73EFA4E7"/>
    <w:rsid w:val="73F6B9F9"/>
    <w:rsid w:val="73F7BCD4"/>
    <w:rsid w:val="73FC7C43"/>
    <w:rsid w:val="73FD60A7"/>
    <w:rsid w:val="73FFD4B8"/>
    <w:rsid w:val="73FFDCFF"/>
    <w:rsid w:val="73FFE3BC"/>
    <w:rsid w:val="742F7A76"/>
    <w:rsid w:val="74490858"/>
    <w:rsid w:val="747489FD"/>
    <w:rsid w:val="74BFD2DE"/>
    <w:rsid w:val="74E7015C"/>
    <w:rsid w:val="74F49EB4"/>
    <w:rsid w:val="74FBBB43"/>
    <w:rsid w:val="74FBF979"/>
    <w:rsid w:val="74FEE35D"/>
    <w:rsid w:val="750F6068"/>
    <w:rsid w:val="755726CD"/>
    <w:rsid w:val="756F8030"/>
    <w:rsid w:val="757A5AAE"/>
    <w:rsid w:val="757DE146"/>
    <w:rsid w:val="757EA497"/>
    <w:rsid w:val="7587FDCE"/>
    <w:rsid w:val="759E30B1"/>
    <w:rsid w:val="75B5C853"/>
    <w:rsid w:val="75BA0706"/>
    <w:rsid w:val="75BBCED5"/>
    <w:rsid w:val="75BF083F"/>
    <w:rsid w:val="75C8E950"/>
    <w:rsid w:val="75E7E3BB"/>
    <w:rsid w:val="75ED5D32"/>
    <w:rsid w:val="75EDD24D"/>
    <w:rsid w:val="75EF488F"/>
    <w:rsid w:val="75F62E63"/>
    <w:rsid w:val="75F71329"/>
    <w:rsid w:val="75FDFC59"/>
    <w:rsid w:val="75FEFD25"/>
    <w:rsid w:val="75FFC7C5"/>
    <w:rsid w:val="761F26BC"/>
    <w:rsid w:val="761F7038"/>
    <w:rsid w:val="76341BBD"/>
    <w:rsid w:val="767B5B59"/>
    <w:rsid w:val="767BBF33"/>
    <w:rsid w:val="768AA50E"/>
    <w:rsid w:val="769F892C"/>
    <w:rsid w:val="769F9A03"/>
    <w:rsid w:val="76ABB435"/>
    <w:rsid w:val="76AF6BD3"/>
    <w:rsid w:val="76B578CE"/>
    <w:rsid w:val="76B76388"/>
    <w:rsid w:val="76B911E3"/>
    <w:rsid w:val="76B9C916"/>
    <w:rsid w:val="76BD7EB9"/>
    <w:rsid w:val="76BF818A"/>
    <w:rsid w:val="76C74FA7"/>
    <w:rsid w:val="76CF8C3E"/>
    <w:rsid w:val="76D72AAD"/>
    <w:rsid w:val="76DB73F5"/>
    <w:rsid w:val="76DF2845"/>
    <w:rsid w:val="76DF9A88"/>
    <w:rsid w:val="76E69F81"/>
    <w:rsid w:val="76EDBF80"/>
    <w:rsid w:val="76EF8A25"/>
    <w:rsid w:val="76F34CCD"/>
    <w:rsid w:val="76F4A7C4"/>
    <w:rsid w:val="76F911A7"/>
    <w:rsid w:val="76FB0C10"/>
    <w:rsid w:val="76FF4F87"/>
    <w:rsid w:val="76FF7100"/>
    <w:rsid w:val="76FFC09E"/>
    <w:rsid w:val="771A7584"/>
    <w:rsid w:val="7725C364"/>
    <w:rsid w:val="775B7676"/>
    <w:rsid w:val="775F4857"/>
    <w:rsid w:val="775F610D"/>
    <w:rsid w:val="775FA5F5"/>
    <w:rsid w:val="77669377"/>
    <w:rsid w:val="77670515"/>
    <w:rsid w:val="777363F5"/>
    <w:rsid w:val="7773D660"/>
    <w:rsid w:val="7776338D"/>
    <w:rsid w:val="777B5B5E"/>
    <w:rsid w:val="777BB852"/>
    <w:rsid w:val="777F057B"/>
    <w:rsid w:val="777F1031"/>
    <w:rsid w:val="777F15E7"/>
    <w:rsid w:val="777F5F69"/>
    <w:rsid w:val="777F94CC"/>
    <w:rsid w:val="777FB8FA"/>
    <w:rsid w:val="778FFE9B"/>
    <w:rsid w:val="77A605A4"/>
    <w:rsid w:val="77A7C095"/>
    <w:rsid w:val="77A7D704"/>
    <w:rsid w:val="77ADE0FB"/>
    <w:rsid w:val="77AF0B69"/>
    <w:rsid w:val="77AF0F5D"/>
    <w:rsid w:val="77AF46C6"/>
    <w:rsid w:val="77B29CC8"/>
    <w:rsid w:val="77B52783"/>
    <w:rsid w:val="77B78A9C"/>
    <w:rsid w:val="77B797FA"/>
    <w:rsid w:val="77B7B7D9"/>
    <w:rsid w:val="77BD385A"/>
    <w:rsid w:val="77BDBB3C"/>
    <w:rsid w:val="77BDBEB9"/>
    <w:rsid w:val="77BE8052"/>
    <w:rsid w:val="77BF6AF2"/>
    <w:rsid w:val="77BF86A2"/>
    <w:rsid w:val="77BF9448"/>
    <w:rsid w:val="77BFE22E"/>
    <w:rsid w:val="77C557F1"/>
    <w:rsid w:val="77CDB37E"/>
    <w:rsid w:val="77D3E4D5"/>
    <w:rsid w:val="77D76E6E"/>
    <w:rsid w:val="77D94E16"/>
    <w:rsid w:val="77D9B327"/>
    <w:rsid w:val="77DB54D4"/>
    <w:rsid w:val="77DDE193"/>
    <w:rsid w:val="77DE5A53"/>
    <w:rsid w:val="77DF0628"/>
    <w:rsid w:val="77DF2DC2"/>
    <w:rsid w:val="77DF6ECE"/>
    <w:rsid w:val="77DF9168"/>
    <w:rsid w:val="77DFDD3D"/>
    <w:rsid w:val="77E1DD9D"/>
    <w:rsid w:val="77E209C2"/>
    <w:rsid w:val="77E36250"/>
    <w:rsid w:val="77E5F674"/>
    <w:rsid w:val="77E7504C"/>
    <w:rsid w:val="77EB6999"/>
    <w:rsid w:val="77EBA130"/>
    <w:rsid w:val="77EBE1ED"/>
    <w:rsid w:val="77EDE58E"/>
    <w:rsid w:val="77EDEB59"/>
    <w:rsid w:val="77EF2BCB"/>
    <w:rsid w:val="77EF928A"/>
    <w:rsid w:val="77EFA73D"/>
    <w:rsid w:val="77EFD42D"/>
    <w:rsid w:val="77EFEED6"/>
    <w:rsid w:val="77F42D75"/>
    <w:rsid w:val="77F71243"/>
    <w:rsid w:val="77F74095"/>
    <w:rsid w:val="77F77C08"/>
    <w:rsid w:val="77F7A902"/>
    <w:rsid w:val="77F91A45"/>
    <w:rsid w:val="77FA6293"/>
    <w:rsid w:val="77FCE4A4"/>
    <w:rsid w:val="77FD0A09"/>
    <w:rsid w:val="77FD60D0"/>
    <w:rsid w:val="77FD97C0"/>
    <w:rsid w:val="77FDA49D"/>
    <w:rsid w:val="77FE33FF"/>
    <w:rsid w:val="77FE7BF6"/>
    <w:rsid w:val="77FEAB8E"/>
    <w:rsid w:val="77FF1ABF"/>
    <w:rsid w:val="77FF57DA"/>
    <w:rsid w:val="77FF88F3"/>
    <w:rsid w:val="77FF9AF9"/>
    <w:rsid w:val="77FFBB6F"/>
    <w:rsid w:val="77FFBDCB"/>
    <w:rsid w:val="77FFD0BB"/>
    <w:rsid w:val="787FA329"/>
    <w:rsid w:val="78AF3811"/>
    <w:rsid w:val="78E97077"/>
    <w:rsid w:val="78EB8ECA"/>
    <w:rsid w:val="78F76C1B"/>
    <w:rsid w:val="78F7BAD7"/>
    <w:rsid w:val="78FE481A"/>
    <w:rsid w:val="78FF11A3"/>
    <w:rsid w:val="78FF82BA"/>
    <w:rsid w:val="790F754D"/>
    <w:rsid w:val="795FCB4D"/>
    <w:rsid w:val="7967A723"/>
    <w:rsid w:val="796BD3E4"/>
    <w:rsid w:val="797B839B"/>
    <w:rsid w:val="797D9138"/>
    <w:rsid w:val="798F3F5B"/>
    <w:rsid w:val="79B97572"/>
    <w:rsid w:val="79BF6B0C"/>
    <w:rsid w:val="79CE5A39"/>
    <w:rsid w:val="79D950C5"/>
    <w:rsid w:val="79DFCD1A"/>
    <w:rsid w:val="79ED3CE4"/>
    <w:rsid w:val="79ED6D9A"/>
    <w:rsid w:val="79EECA46"/>
    <w:rsid w:val="79F3F20E"/>
    <w:rsid w:val="79FB1822"/>
    <w:rsid w:val="7A5B35AD"/>
    <w:rsid w:val="7A5D48F0"/>
    <w:rsid w:val="7A6E0451"/>
    <w:rsid w:val="7A6EE949"/>
    <w:rsid w:val="7A7A6577"/>
    <w:rsid w:val="7A7F674E"/>
    <w:rsid w:val="7A8F3286"/>
    <w:rsid w:val="7A9F0A7A"/>
    <w:rsid w:val="7AAE113F"/>
    <w:rsid w:val="7AAF5C63"/>
    <w:rsid w:val="7ABDD3E8"/>
    <w:rsid w:val="7ABE7D53"/>
    <w:rsid w:val="7ABEA6CD"/>
    <w:rsid w:val="7ABF8DAE"/>
    <w:rsid w:val="7ABFEEF7"/>
    <w:rsid w:val="7AC28CBB"/>
    <w:rsid w:val="7ADBB06E"/>
    <w:rsid w:val="7ADBE443"/>
    <w:rsid w:val="7ADFC5FF"/>
    <w:rsid w:val="7ADFE12C"/>
    <w:rsid w:val="7AEB9633"/>
    <w:rsid w:val="7AF1A4B1"/>
    <w:rsid w:val="7AF2F03E"/>
    <w:rsid w:val="7AFA01C7"/>
    <w:rsid w:val="7AFDDE80"/>
    <w:rsid w:val="7AFE40ED"/>
    <w:rsid w:val="7AFF7029"/>
    <w:rsid w:val="7AFFFF20"/>
    <w:rsid w:val="7B23A13B"/>
    <w:rsid w:val="7B2F5CB7"/>
    <w:rsid w:val="7B4DB7F5"/>
    <w:rsid w:val="7B575AE3"/>
    <w:rsid w:val="7B5F0F5A"/>
    <w:rsid w:val="7B6A3CF6"/>
    <w:rsid w:val="7B6B3D3A"/>
    <w:rsid w:val="7B6D9351"/>
    <w:rsid w:val="7B6E68D3"/>
    <w:rsid w:val="7B6FB280"/>
    <w:rsid w:val="7B7B7CE4"/>
    <w:rsid w:val="7B7C4BCB"/>
    <w:rsid w:val="7B7E1A87"/>
    <w:rsid w:val="7B7E1DF1"/>
    <w:rsid w:val="7B7FAD31"/>
    <w:rsid w:val="7B973B94"/>
    <w:rsid w:val="7BA311C3"/>
    <w:rsid w:val="7BB78E90"/>
    <w:rsid w:val="7BBD1522"/>
    <w:rsid w:val="7BBD163B"/>
    <w:rsid w:val="7BBD69B7"/>
    <w:rsid w:val="7BBD7485"/>
    <w:rsid w:val="7BBFD5A6"/>
    <w:rsid w:val="7BBFDE76"/>
    <w:rsid w:val="7BC61F17"/>
    <w:rsid w:val="7BD13E81"/>
    <w:rsid w:val="7BD76901"/>
    <w:rsid w:val="7BD76F21"/>
    <w:rsid w:val="7BD866CC"/>
    <w:rsid w:val="7BDB8613"/>
    <w:rsid w:val="7BDD13C3"/>
    <w:rsid w:val="7BDDB029"/>
    <w:rsid w:val="7BDEA94E"/>
    <w:rsid w:val="7BDF182F"/>
    <w:rsid w:val="7BDF1E25"/>
    <w:rsid w:val="7BDF28E8"/>
    <w:rsid w:val="7BDF37FA"/>
    <w:rsid w:val="7BDF3B9E"/>
    <w:rsid w:val="7BDFCCE7"/>
    <w:rsid w:val="7BE5483F"/>
    <w:rsid w:val="7BE83BAD"/>
    <w:rsid w:val="7BEB7E78"/>
    <w:rsid w:val="7BEE9649"/>
    <w:rsid w:val="7BEEF416"/>
    <w:rsid w:val="7BEF7C7A"/>
    <w:rsid w:val="7BF5125A"/>
    <w:rsid w:val="7BF6BFBC"/>
    <w:rsid w:val="7BF6E73F"/>
    <w:rsid w:val="7BF6F352"/>
    <w:rsid w:val="7BF7058C"/>
    <w:rsid w:val="7BF75CA4"/>
    <w:rsid w:val="7BF75E96"/>
    <w:rsid w:val="7BF7EBBD"/>
    <w:rsid w:val="7BF8E6A9"/>
    <w:rsid w:val="7BFB107F"/>
    <w:rsid w:val="7BFC5D70"/>
    <w:rsid w:val="7BFCE8BC"/>
    <w:rsid w:val="7BFD22EC"/>
    <w:rsid w:val="7BFD3407"/>
    <w:rsid w:val="7BFD491C"/>
    <w:rsid w:val="7BFE1AED"/>
    <w:rsid w:val="7BFE5326"/>
    <w:rsid w:val="7BFEBE02"/>
    <w:rsid w:val="7BFEDECC"/>
    <w:rsid w:val="7BFF2654"/>
    <w:rsid w:val="7BFF4F0E"/>
    <w:rsid w:val="7BFF5388"/>
    <w:rsid w:val="7BFF7BAA"/>
    <w:rsid w:val="7BFFB22D"/>
    <w:rsid w:val="7BFFC80C"/>
    <w:rsid w:val="7BFFF682"/>
    <w:rsid w:val="7C177DA7"/>
    <w:rsid w:val="7C4A3A71"/>
    <w:rsid w:val="7C5ADAF8"/>
    <w:rsid w:val="7C67F609"/>
    <w:rsid w:val="7C6DA274"/>
    <w:rsid w:val="7C839730"/>
    <w:rsid w:val="7CA3E458"/>
    <w:rsid w:val="7CBFB113"/>
    <w:rsid w:val="7CCD1CEF"/>
    <w:rsid w:val="7CE1CB6F"/>
    <w:rsid w:val="7CE5B8B4"/>
    <w:rsid w:val="7CE773E4"/>
    <w:rsid w:val="7CE7D0EA"/>
    <w:rsid w:val="7CE995FA"/>
    <w:rsid w:val="7CEDA728"/>
    <w:rsid w:val="7CF706C6"/>
    <w:rsid w:val="7CF7830A"/>
    <w:rsid w:val="7CF7C91F"/>
    <w:rsid w:val="7CF8F125"/>
    <w:rsid w:val="7CF92FE3"/>
    <w:rsid w:val="7CFA262B"/>
    <w:rsid w:val="7CFBAB96"/>
    <w:rsid w:val="7CFDC611"/>
    <w:rsid w:val="7CFE3F99"/>
    <w:rsid w:val="7CFF9542"/>
    <w:rsid w:val="7D073E90"/>
    <w:rsid w:val="7D0F777B"/>
    <w:rsid w:val="7D3D78CF"/>
    <w:rsid w:val="7D3E6897"/>
    <w:rsid w:val="7D3EFA30"/>
    <w:rsid w:val="7D3F098C"/>
    <w:rsid w:val="7D3FAC40"/>
    <w:rsid w:val="7D3FC1F8"/>
    <w:rsid w:val="7D53D67F"/>
    <w:rsid w:val="7D576F51"/>
    <w:rsid w:val="7D58D090"/>
    <w:rsid w:val="7D5F1B7F"/>
    <w:rsid w:val="7D5FDA57"/>
    <w:rsid w:val="7D6232BB"/>
    <w:rsid w:val="7D77530C"/>
    <w:rsid w:val="7D7D7D88"/>
    <w:rsid w:val="7D7F34B8"/>
    <w:rsid w:val="7D7F91B0"/>
    <w:rsid w:val="7D7FD44D"/>
    <w:rsid w:val="7D8FCC8B"/>
    <w:rsid w:val="7D9E0298"/>
    <w:rsid w:val="7D9FC539"/>
    <w:rsid w:val="7DAF13BB"/>
    <w:rsid w:val="7DB6B7AD"/>
    <w:rsid w:val="7DB7F39B"/>
    <w:rsid w:val="7DBB70EE"/>
    <w:rsid w:val="7DBF14F6"/>
    <w:rsid w:val="7DBF1A34"/>
    <w:rsid w:val="7DBF90FC"/>
    <w:rsid w:val="7DBFBB7C"/>
    <w:rsid w:val="7DBFEFA7"/>
    <w:rsid w:val="7DCF0787"/>
    <w:rsid w:val="7DCFD883"/>
    <w:rsid w:val="7DD1F4B1"/>
    <w:rsid w:val="7DD5F3CE"/>
    <w:rsid w:val="7DD75BA2"/>
    <w:rsid w:val="7DDB1D7C"/>
    <w:rsid w:val="7DDB506F"/>
    <w:rsid w:val="7DDC4528"/>
    <w:rsid w:val="7DDDBF91"/>
    <w:rsid w:val="7DDE6E47"/>
    <w:rsid w:val="7DDF6A9C"/>
    <w:rsid w:val="7DDF8319"/>
    <w:rsid w:val="7DDFF760"/>
    <w:rsid w:val="7DE65678"/>
    <w:rsid w:val="7DEA0750"/>
    <w:rsid w:val="7DEDBD2B"/>
    <w:rsid w:val="7DEF6512"/>
    <w:rsid w:val="7DEF8227"/>
    <w:rsid w:val="7DF383CA"/>
    <w:rsid w:val="7DF51C87"/>
    <w:rsid w:val="7DF641EC"/>
    <w:rsid w:val="7DF69725"/>
    <w:rsid w:val="7DF69758"/>
    <w:rsid w:val="7DF77713"/>
    <w:rsid w:val="7DF784DE"/>
    <w:rsid w:val="7DF7F106"/>
    <w:rsid w:val="7DF967D3"/>
    <w:rsid w:val="7DF96D2E"/>
    <w:rsid w:val="7DFB3AAF"/>
    <w:rsid w:val="7DFB9B3B"/>
    <w:rsid w:val="7DFBA323"/>
    <w:rsid w:val="7DFCDF42"/>
    <w:rsid w:val="7DFD1CCF"/>
    <w:rsid w:val="7DFD260C"/>
    <w:rsid w:val="7DFDC026"/>
    <w:rsid w:val="7DFDD323"/>
    <w:rsid w:val="7DFE2EC9"/>
    <w:rsid w:val="7DFE4004"/>
    <w:rsid w:val="7DFE53F3"/>
    <w:rsid w:val="7DFEFFD8"/>
    <w:rsid w:val="7DFF2E07"/>
    <w:rsid w:val="7DFF67BD"/>
    <w:rsid w:val="7DFF7CBC"/>
    <w:rsid w:val="7DFF8FC5"/>
    <w:rsid w:val="7DFFC5C9"/>
    <w:rsid w:val="7DFFC893"/>
    <w:rsid w:val="7DFFD9DA"/>
    <w:rsid w:val="7E1FAD33"/>
    <w:rsid w:val="7E1FB62C"/>
    <w:rsid w:val="7E3B8C2B"/>
    <w:rsid w:val="7E3FEFAD"/>
    <w:rsid w:val="7E515F04"/>
    <w:rsid w:val="7E5A2870"/>
    <w:rsid w:val="7E6A9BD2"/>
    <w:rsid w:val="7E6B0B08"/>
    <w:rsid w:val="7E6B9262"/>
    <w:rsid w:val="7E6F9503"/>
    <w:rsid w:val="7E760D66"/>
    <w:rsid w:val="7E7949E0"/>
    <w:rsid w:val="7E7BB403"/>
    <w:rsid w:val="7E7BBD4B"/>
    <w:rsid w:val="7E7BDDFB"/>
    <w:rsid w:val="7E7BF2E9"/>
    <w:rsid w:val="7E7FDC65"/>
    <w:rsid w:val="7E8F49CA"/>
    <w:rsid w:val="7E971BA5"/>
    <w:rsid w:val="7E9E1575"/>
    <w:rsid w:val="7E9F9710"/>
    <w:rsid w:val="7EA88ECF"/>
    <w:rsid w:val="7EAD8D7C"/>
    <w:rsid w:val="7EAF397C"/>
    <w:rsid w:val="7EAF3CC5"/>
    <w:rsid w:val="7EB1A9EA"/>
    <w:rsid w:val="7EB5DF2B"/>
    <w:rsid w:val="7EBBA704"/>
    <w:rsid w:val="7EBCC228"/>
    <w:rsid w:val="7EBDC3E5"/>
    <w:rsid w:val="7EBF0100"/>
    <w:rsid w:val="7EBF9038"/>
    <w:rsid w:val="7EBFB67E"/>
    <w:rsid w:val="7ECB4617"/>
    <w:rsid w:val="7ECE1E82"/>
    <w:rsid w:val="7ECE8533"/>
    <w:rsid w:val="7ED7A5B7"/>
    <w:rsid w:val="7EDE4995"/>
    <w:rsid w:val="7EDE7E5E"/>
    <w:rsid w:val="7EDEBDE4"/>
    <w:rsid w:val="7EDF152B"/>
    <w:rsid w:val="7EDF63E1"/>
    <w:rsid w:val="7EE08B38"/>
    <w:rsid w:val="7EE5D58C"/>
    <w:rsid w:val="7EE64D8F"/>
    <w:rsid w:val="7EE6895B"/>
    <w:rsid w:val="7EE78778"/>
    <w:rsid w:val="7EEB35CC"/>
    <w:rsid w:val="7EECC40A"/>
    <w:rsid w:val="7EED7C43"/>
    <w:rsid w:val="7EEF10B5"/>
    <w:rsid w:val="7EEF8A68"/>
    <w:rsid w:val="7EF30A92"/>
    <w:rsid w:val="7EF56E92"/>
    <w:rsid w:val="7EF734EF"/>
    <w:rsid w:val="7EF7674F"/>
    <w:rsid w:val="7EF7D73C"/>
    <w:rsid w:val="7EF7F3E8"/>
    <w:rsid w:val="7EFA998E"/>
    <w:rsid w:val="7EFABD23"/>
    <w:rsid w:val="7EFAF087"/>
    <w:rsid w:val="7EFB1DB4"/>
    <w:rsid w:val="7EFB6157"/>
    <w:rsid w:val="7EFBB378"/>
    <w:rsid w:val="7EFBB4A6"/>
    <w:rsid w:val="7EFBC3B8"/>
    <w:rsid w:val="7EFC039E"/>
    <w:rsid w:val="7EFCFD05"/>
    <w:rsid w:val="7EFD7BFF"/>
    <w:rsid w:val="7EFE0FE3"/>
    <w:rsid w:val="7EFF1453"/>
    <w:rsid w:val="7EFF403C"/>
    <w:rsid w:val="7EFF4ADF"/>
    <w:rsid w:val="7EFF908E"/>
    <w:rsid w:val="7EFFDAE9"/>
    <w:rsid w:val="7EFFEE6F"/>
    <w:rsid w:val="7F07ECB2"/>
    <w:rsid w:val="7F0D50B3"/>
    <w:rsid w:val="7F0F672F"/>
    <w:rsid w:val="7F0F6732"/>
    <w:rsid w:val="7F22F56D"/>
    <w:rsid w:val="7F37703B"/>
    <w:rsid w:val="7F3AB16D"/>
    <w:rsid w:val="7F3D1754"/>
    <w:rsid w:val="7F3DB06D"/>
    <w:rsid w:val="7F3E352E"/>
    <w:rsid w:val="7F3E6EF4"/>
    <w:rsid w:val="7F3E9A40"/>
    <w:rsid w:val="7F3E9CE0"/>
    <w:rsid w:val="7F3F1690"/>
    <w:rsid w:val="7F3FD94E"/>
    <w:rsid w:val="7F44F933"/>
    <w:rsid w:val="7F55DA3E"/>
    <w:rsid w:val="7F56F08C"/>
    <w:rsid w:val="7F5CB288"/>
    <w:rsid w:val="7F5DF1D0"/>
    <w:rsid w:val="7F5E7FD0"/>
    <w:rsid w:val="7F5FC63F"/>
    <w:rsid w:val="7F5FEC79"/>
    <w:rsid w:val="7F5FF462"/>
    <w:rsid w:val="7F662C06"/>
    <w:rsid w:val="7F672718"/>
    <w:rsid w:val="7F67D7C5"/>
    <w:rsid w:val="7F6BAD53"/>
    <w:rsid w:val="7F6D8FA4"/>
    <w:rsid w:val="7F6DEEA4"/>
    <w:rsid w:val="7F6DF7E7"/>
    <w:rsid w:val="7F6E3A6E"/>
    <w:rsid w:val="7F6FE2D0"/>
    <w:rsid w:val="7F747452"/>
    <w:rsid w:val="7F7544C8"/>
    <w:rsid w:val="7F769582"/>
    <w:rsid w:val="7F770D51"/>
    <w:rsid w:val="7F771621"/>
    <w:rsid w:val="7F77FFFD"/>
    <w:rsid w:val="7F799C59"/>
    <w:rsid w:val="7F7B0F7B"/>
    <w:rsid w:val="7F7B817E"/>
    <w:rsid w:val="7F7BACDE"/>
    <w:rsid w:val="7F7C8153"/>
    <w:rsid w:val="7F7CA287"/>
    <w:rsid w:val="7F7D579B"/>
    <w:rsid w:val="7F7D58EC"/>
    <w:rsid w:val="7F7D5B6A"/>
    <w:rsid w:val="7F7D88A1"/>
    <w:rsid w:val="7F7DB57A"/>
    <w:rsid w:val="7F7F2830"/>
    <w:rsid w:val="7F7F2B9F"/>
    <w:rsid w:val="7F7F34BF"/>
    <w:rsid w:val="7F7F543B"/>
    <w:rsid w:val="7F7F61E7"/>
    <w:rsid w:val="7F7F672D"/>
    <w:rsid w:val="7F7F675B"/>
    <w:rsid w:val="7F7FE768"/>
    <w:rsid w:val="7F8D534A"/>
    <w:rsid w:val="7F8EB6AE"/>
    <w:rsid w:val="7F930AE7"/>
    <w:rsid w:val="7F936196"/>
    <w:rsid w:val="7F9361D6"/>
    <w:rsid w:val="7F96DB76"/>
    <w:rsid w:val="7F977014"/>
    <w:rsid w:val="7F9BB839"/>
    <w:rsid w:val="7F9BE0C6"/>
    <w:rsid w:val="7F9D53E8"/>
    <w:rsid w:val="7F9DD5FC"/>
    <w:rsid w:val="7F9E07B9"/>
    <w:rsid w:val="7F9E0B86"/>
    <w:rsid w:val="7F9E39D7"/>
    <w:rsid w:val="7F9F290E"/>
    <w:rsid w:val="7F9FFBFC"/>
    <w:rsid w:val="7FADF8CD"/>
    <w:rsid w:val="7FAE92BA"/>
    <w:rsid w:val="7FAF0339"/>
    <w:rsid w:val="7FAF8D27"/>
    <w:rsid w:val="7FAFA8C4"/>
    <w:rsid w:val="7FB34C72"/>
    <w:rsid w:val="7FB628E4"/>
    <w:rsid w:val="7FB76FCA"/>
    <w:rsid w:val="7FB9279A"/>
    <w:rsid w:val="7FBB622D"/>
    <w:rsid w:val="7FBBEF56"/>
    <w:rsid w:val="7FBD0241"/>
    <w:rsid w:val="7FBD560F"/>
    <w:rsid w:val="7FBD7DE4"/>
    <w:rsid w:val="7FBDD115"/>
    <w:rsid w:val="7FBE06D4"/>
    <w:rsid w:val="7FBE9073"/>
    <w:rsid w:val="7FBF1374"/>
    <w:rsid w:val="7FBF4BFE"/>
    <w:rsid w:val="7FBF5009"/>
    <w:rsid w:val="7FBF82CD"/>
    <w:rsid w:val="7FBF9010"/>
    <w:rsid w:val="7FC51561"/>
    <w:rsid w:val="7FC5E823"/>
    <w:rsid w:val="7FC7C580"/>
    <w:rsid w:val="7FCB80C2"/>
    <w:rsid w:val="7FCB8430"/>
    <w:rsid w:val="7FCDD9B5"/>
    <w:rsid w:val="7FCE5A12"/>
    <w:rsid w:val="7FCF0926"/>
    <w:rsid w:val="7FCF1BAD"/>
    <w:rsid w:val="7FCF8808"/>
    <w:rsid w:val="7FCFAD78"/>
    <w:rsid w:val="7FD4DB34"/>
    <w:rsid w:val="7FD5B28F"/>
    <w:rsid w:val="7FD6593E"/>
    <w:rsid w:val="7FD732A0"/>
    <w:rsid w:val="7FD7629E"/>
    <w:rsid w:val="7FD78477"/>
    <w:rsid w:val="7FD9E8DE"/>
    <w:rsid w:val="7FDBD42D"/>
    <w:rsid w:val="7FDC9EAE"/>
    <w:rsid w:val="7FDD5713"/>
    <w:rsid w:val="7FDD76F1"/>
    <w:rsid w:val="7FDDA123"/>
    <w:rsid w:val="7FDDCC0E"/>
    <w:rsid w:val="7FDDE18C"/>
    <w:rsid w:val="7FDE9F18"/>
    <w:rsid w:val="7FDF0748"/>
    <w:rsid w:val="7FDF0E5D"/>
    <w:rsid w:val="7FDF3962"/>
    <w:rsid w:val="7FDF3C70"/>
    <w:rsid w:val="7FDF85F2"/>
    <w:rsid w:val="7FDF8B9D"/>
    <w:rsid w:val="7FDF92F2"/>
    <w:rsid w:val="7FDFC351"/>
    <w:rsid w:val="7FDFC6C5"/>
    <w:rsid w:val="7FE54427"/>
    <w:rsid w:val="7FE74068"/>
    <w:rsid w:val="7FE79D8F"/>
    <w:rsid w:val="7FE7A6BC"/>
    <w:rsid w:val="7FEA4A78"/>
    <w:rsid w:val="7FEAA5D5"/>
    <w:rsid w:val="7FEB5850"/>
    <w:rsid w:val="7FEB85BD"/>
    <w:rsid w:val="7FEBD424"/>
    <w:rsid w:val="7FECA8A9"/>
    <w:rsid w:val="7FED537C"/>
    <w:rsid w:val="7FEF20D7"/>
    <w:rsid w:val="7FEF566B"/>
    <w:rsid w:val="7FEF8E34"/>
    <w:rsid w:val="7FEF8E51"/>
    <w:rsid w:val="7FEFA76D"/>
    <w:rsid w:val="7FF02061"/>
    <w:rsid w:val="7FF324E4"/>
    <w:rsid w:val="7FF3A965"/>
    <w:rsid w:val="7FF3F91A"/>
    <w:rsid w:val="7FF4D1FB"/>
    <w:rsid w:val="7FF4D3C4"/>
    <w:rsid w:val="7FF501BD"/>
    <w:rsid w:val="7FF5A6AC"/>
    <w:rsid w:val="7FF5E340"/>
    <w:rsid w:val="7FF5F5D3"/>
    <w:rsid w:val="7FF65040"/>
    <w:rsid w:val="7FF70FF6"/>
    <w:rsid w:val="7FF717E6"/>
    <w:rsid w:val="7FF72BF3"/>
    <w:rsid w:val="7FF77E09"/>
    <w:rsid w:val="7FF7A4E0"/>
    <w:rsid w:val="7FF7D915"/>
    <w:rsid w:val="7FF921D5"/>
    <w:rsid w:val="7FF92A19"/>
    <w:rsid w:val="7FF93BF7"/>
    <w:rsid w:val="7FF9922B"/>
    <w:rsid w:val="7FF99B8E"/>
    <w:rsid w:val="7FF9F196"/>
    <w:rsid w:val="7FFA1482"/>
    <w:rsid w:val="7FFA272E"/>
    <w:rsid w:val="7FFAFF7C"/>
    <w:rsid w:val="7FFB00DE"/>
    <w:rsid w:val="7FFB1B18"/>
    <w:rsid w:val="7FFB431A"/>
    <w:rsid w:val="7FFB70CC"/>
    <w:rsid w:val="7FFBD7C2"/>
    <w:rsid w:val="7FFBEA96"/>
    <w:rsid w:val="7FFBF82A"/>
    <w:rsid w:val="7FFD0167"/>
    <w:rsid w:val="7FFD0247"/>
    <w:rsid w:val="7FFD1113"/>
    <w:rsid w:val="7FFD5989"/>
    <w:rsid w:val="7FFD6187"/>
    <w:rsid w:val="7FFD751F"/>
    <w:rsid w:val="7FFD767D"/>
    <w:rsid w:val="7FFD8544"/>
    <w:rsid w:val="7FFD967F"/>
    <w:rsid w:val="7FFDF8E9"/>
    <w:rsid w:val="7FFE28F5"/>
    <w:rsid w:val="7FFE4400"/>
    <w:rsid w:val="7FFE449E"/>
    <w:rsid w:val="7FFE4899"/>
    <w:rsid w:val="7FFE5D0E"/>
    <w:rsid w:val="7FFE7727"/>
    <w:rsid w:val="7FFE78A3"/>
    <w:rsid w:val="7FFE98E0"/>
    <w:rsid w:val="7FFEA33B"/>
    <w:rsid w:val="7FFEE57E"/>
    <w:rsid w:val="7FFF015C"/>
    <w:rsid w:val="7FFF0484"/>
    <w:rsid w:val="7FFF0FE7"/>
    <w:rsid w:val="7FFF24BB"/>
    <w:rsid w:val="7FFF3FA7"/>
    <w:rsid w:val="7FFF4255"/>
    <w:rsid w:val="7FFF4561"/>
    <w:rsid w:val="7FFF5127"/>
    <w:rsid w:val="7FFF5CF1"/>
    <w:rsid w:val="7FFF5ED0"/>
    <w:rsid w:val="7FFF6C9D"/>
    <w:rsid w:val="7FFF76B0"/>
    <w:rsid w:val="7FFF789F"/>
    <w:rsid w:val="7FFF78F4"/>
    <w:rsid w:val="7FFF8F39"/>
    <w:rsid w:val="7FFF94FA"/>
    <w:rsid w:val="7FFFA074"/>
    <w:rsid w:val="7FFFA358"/>
    <w:rsid w:val="7FFFB19F"/>
    <w:rsid w:val="7FFFB4D5"/>
    <w:rsid w:val="7FFFE06D"/>
    <w:rsid w:val="7FFFE81F"/>
    <w:rsid w:val="7FFFFB39"/>
    <w:rsid w:val="7FFFFE3A"/>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A971A4"/>
  <w15:docId w15:val="{E3B23B82-0DD9-410A-8912-F86EC03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qFormat="1"/>
    <w:lsdException w:name="heading 6" w:uiPriority="9" w:qFormat="1"/>
    <w:lsdException w:name="heading 7" w:uiPriority="9" w:unhideWhenUsed="1" w:qFormat="1"/>
    <w:lsdException w:name="heading 8"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qFormat="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925"/>
    <w:pPr>
      <w:spacing w:after="120" w:line="240" w:lineRule="auto"/>
    </w:pPr>
    <w:rPr>
      <w:rFonts w:asciiTheme="minorHAnsi" w:eastAsia="Times New Roman" w:hAnsiTheme="minorHAnsi"/>
      <w:sz w:val="22"/>
      <w:szCs w:val="24"/>
      <w:lang w:val="en-US" w:eastAsia="en-US"/>
    </w:rPr>
  </w:style>
  <w:style w:type="paragraph" w:styleId="Heading1">
    <w:name w:val="heading 1"/>
    <w:basedOn w:val="Normal"/>
    <w:next w:val="Normal"/>
    <w:link w:val="Heading1Char"/>
    <w:uiPriority w:val="9"/>
    <w:qFormat/>
    <w:rsid w:val="00FC5925"/>
    <w:pPr>
      <w:keepNext/>
      <w:pBdr>
        <w:bottom w:val="single" w:sz="4" w:space="1" w:color="auto"/>
      </w:pBdr>
      <w:tabs>
        <w:tab w:val="left" w:pos="1080"/>
        <w:tab w:val="left" w:pos="5040"/>
        <w:tab w:val="right" w:pos="9360"/>
      </w:tabs>
      <w:overflowPunct w:val="0"/>
      <w:autoSpaceDE w:val="0"/>
      <w:autoSpaceDN w:val="0"/>
      <w:adjustRightInd w:val="0"/>
      <w:spacing w:before="240" w:beforeAutospacing="1" w:afterAutospacing="1"/>
      <w:ind w:left="360" w:hanging="360"/>
      <w:textAlignment w:val="baseline"/>
      <w:outlineLvl w:val="0"/>
    </w:pPr>
    <w:rPr>
      <w:rFonts w:ascii="Arial" w:hAnsi="Arial" w:cs="Arial"/>
      <w:b/>
      <w:bCs/>
      <w:color w:val="000000"/>
      <w:spacing w:val="-10"/>
      <w:sz w:val="32"/>
      <w:szCs w:val="32"/>
    </w:rPr>
  </w:style>
  <w:style w:type="paragraph" w:styleId="Heading2">
    <w:name w:val="heading 2"/>
    <w:basedOn w:val="Normal"/>
    <w:next w:val="Normal"/>
    <w:link w:val="Heading2Char"/>
    <w:uiPriority w:val="9"/>
    <w:unhideWhenUsed/>
    <w:qFormat/>
    <w:rsid w:val="00FC5925"/>
    <w:pPr>
      <w:keepNext/>
      <w:spacing w:before="240" w:beforeAutospacing="1" w:after="60" w:afterAutospacing="1"/>
      <w:outlineLvl w:val="1"/>
    </w:pPr>
    <w:rPr>
      <w:rFonts w:ascii="Arial" w:hAnsi="Arial" w:cs="Arial"/>
      <w:b/>
      <w:bCs/>
      <w:i/>
      <w:iCs/>
      <w:color w:val="000000"/>
      <w:kern w:val="28"/>
      <w:sz w:val="28"/>
      <w:szCs w:val="28"/>
    </w:rPr>
  </w:style>
  <w:style w:type="paragraph" w:styleId="Heading3">
    <w:name w:val="heading 3"/>
    <w:basedOn w:val="Normal"/>
    <w:next w:val="Normal"/>
    <w:link w:val="Heading3Char"/>
    <w:uiPriority w:val="9"/>
    <w:unhideWhenUsed/>
    <w:qFormat/>
    <w:rsid w:val="00FC5925"/>
    <w:pPr>
      <w:keepNext/>
      <w:spacing w:before="240" w:beforeAutospacing="1" w:after="60" w:afterAutospacing="1"/>
      <w:outlineLvl w:val="2"/>
    </w:pPr>
    <w:rPr>
      <w:rFonts w:ascii="Arial Narrow" w:hAnsi="Arial Narrow"/>
      <w:b/>
      <w:bCs/>
      <w:sz w:val="28"/>
      <w:szCs w:val="28"/>
    </w:rPr>
  </w:style>
  <w:style w:type="paragraph" w:styleId="Heading4">
    <w:name w:val="heading 4"/>
    <w:basedOn w:val="Normal"/>
    <w:next w:val="Normal"/>
    <w:link w:val="Heading4Char"/>
    <w:uiPriority w:val="9"/>
    <w:unhideWhenUsed/>
    <w:qFormat/>
    <w:rsid w:val="00FC5925"/>
    <w:pPr>
      <w:spacing w:before="240" w:after="60"/>
      <w:outlineLvl w:val="3"/>
    </w:pPr>
    <w:rPr>
      <w:b/>
      <w:i/>
    </w:rPr>
  </w:style>
  <w:style w:type="paragraph" w:styleId="Heading5">
    <w:name w:val="heading 5"/>
    <w:basedOn w:val="Normal"/>
    <w:next w:val="Normal"/>
    <w:link w:val="Heading5Char"/>
    <w:uiPriority w:val="9"/>
    <w:unhideWhenUsed/>
    <w:qFormat/>
    <w:rsid w:val="00FC5925"/>
    <w:pPr>
      <w:spacing w:before="120" w:after="60"/>
      <w:outlineLvl w:val="4"/>
    </w:pPr>
    <w:rPr>
      <w:rFonts w:ascii="Arial Narrow" w:hAnsi="Arial Narrow"/>
      <w:b/>
    </w:rPr>
  </w:style>
  <w:style w:type="paragraph" w:styleId="Heading6">
    <w:name w:val="heading 6"/>
    <w:basedOn w:val="Heading8"/>
    <w:next w:val="Normal"/>
    <w:link w:val="Heading6Char"/>
    <w:uiPriority w:val="9"/>
    <w:unhideWhenUsed/>
    <w:qFormat/>
    <w:rsid w:val="00FC5925"/>
    <w:pPr>
      <w:spacing w:before="120"/>
      <w:outlineLvl w:val="5"/>
    </w:pPr>
    <w:rPr>
      <w:rFonts w:ascii="Arial Narrow" w:hAnsi="Arial Narrow" w:cs="Arial"/>
    </w:rPr>
  </w:style>
  <w:style w:type="paragraph" w:styleId="Heading7">
    <w:name w:val="heading 7"/>
    <w:basedOn w:val="Normal"/>
    <w:next w:val="Normal"/>
    <w:link w:val="Heading7Char"/>
    <w:uiPriority w:val="9"/>
    <w:unhideWhenUsed/>
    <w:rsid w:val="00AD7592"/>
    <w:pPr>
      <w:keepNext/>
      <w:keepLines/>
      <w:spacing w:before="240" w:after="240"/>
      <w:outlineLvl w:val="6"/>
    </w:pPr>
    <w:rPr>
      <w:rFonts w:eastAsiaTheme="majorEastAsia" w:cstheme="majorBidi"/>
      <w:iCs/>
    </w:rPr>
  </w:style>
  <w:style w:type="paragraph" w:styleId="Heading8">
    <w:name w:val="heading 8"/>
    <w:basedOn w:val="Normal"/>
    <w:next w:val="Normal"/>
    <w:link w:val="Heading8Char"/>
    <w:uiPriority w:val="9"/>
    <w:unhideWhenUsed/>
    <w:rsid w:val="00FC5925"/>
    <w:p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rsid w:val="00AD7592"/>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rsid w:val="00FC592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C5925"/>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sid w:val="00AD7592"/>
    <w:rPr>
      <w:color w:val="0000FF"/>
      <w:u w:val="single"/>
    </w:rPr>
  </w:style>
  <w:style w:type="paragraph" w:styleId="NormalWeb">
    <w:name w:val="Normal (Web)"/>
    <w:uiPriority w:val="99"/>
    <w:semiHidden/>
    <w:unhideWhenUsed/>
    <w:qFormat/>
    <w:pPr>
      <w:spacing w:beforeAutospacing="1" w:after="0"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rsid w:val="00AD7592"/>
    <w:pPr>
      <w:spacing w:line="240" w:lineRule="auto"/>
    </w:pPr>
    <w:rPr>
      <w:rFonts w:asciiTheme="minorHAnsi" w:eastAsia="Arial" w:hAnsiTheme="minorHAnsi" w:cstheme="minorBidi"/>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DefaultParagraphFont"/>
    <w:uiPriority w:val="9"/>
    <w:rsid w:val="005B7D31"/>
    <w:rPr>
      <w:rFonts w:asciiTheme="majorHAnsi" w:eastAsiaTheme="majorEastAsia" w:hAnsiTheme="majorHAnsi" w:cstheme="majorBidi"/>
      <w:color w:val="2F5496" w:themeColor="accent1" w:themeShade="BF"/>
      <w:sz w:val="32"/>
      <w:szCs w:val="32"/>
      <w:lang w:val="en-US" w:eastAsia="en-US"/>
    </w:rPr>
  </w:style>
  <w:style w:type="character" w:customStyle="1" w:styleId="Ttulo2Char">
    <w:name w:val="Título 2 Char"/>
    <w:basedOn w:val="DefaultParagraphFont"/>
    <w:uiPriority w:val="9"/>
    <w:rsid w:val="005B7D31"/>
    <w:rPr>
      <w:rFonts w:asciiTheme="majorHAnsi" w:eastAsiaTheme="majorEastAsia" w:hAnsiTheme="majorHAnsi" w:cstheme="majorBidi"/>
      <w:color w:val="2F5496" w:themeColor="accent1" w:themeShade="BF"/>
      <w:sz w:val="26"/>
      <w:szCs w:val="26"/>
      <w:lang w:val="en-US" w:eastAsia="en-US"/>
    </w:rPr>
  </w:style>
  <w:style w:type="character" w:customStyle="1" w:styleId="Ttulo3Char">
    <w:name w:val="Título 3 Char"/>
    <w:basedOn w:val="DefaultParagraphFont"/>
    <w:uiPriority w:val="9"/>
    <w:rsid w:val="005B7D31"/>
    <w:rPr>
      <w:rFonts w:asciiTheme="majorHAnsi" w:eastAsiaTheme="majorEastAsia" w:hAnsiTheme="majorHAnsi" w:cstheme="majorBidi"/>
      <w:color w:val="1F3763" w:themeColor="accent1" w:themeShade="7F"/>
      <w:sz w:val="24"/>
      <w:szCs w:val="24"/>
      <w:lang w:val="en-US" w:eastAsia="en-US"/>
    </w:rPr>
  </w:style>
  <w:style w:type="character" w:customStyle="1" w:styleId="Ttulo4Char">
    <w:name w:val="Título 4 Char"/>
    <w:basedOn w:val="DefaultParagraphFont"/>
    <w:uiPriority w:val="9"/>
    <w:rsid w:val="005B7D31"/>
    <w:rPr>
      <w:rFonts w:asciiTheme="majorHAnsi" w:eastAsiaTheme="majorEastAsia" w:hAnsiTheme="majorHAnsi" w:cstheme="majorBidi"/>
      <w:i/>
      <w:iCs/>
      <w:color w:val="2F5496" w:themeColor="accent1" w:themeShade="BF"/>
      <w:sz w:val="22"/>
      <w:szCs w:val="22"/>
      <w:lang w:val="en-US" w:eastAsia="en-US"/>
    </w:rPr>
  </w:style>
  <w:style w:type="character" w:customStyle="1" w:styleId="Ttulo5Char">
    <w:name w:val="Título 5 Char"/>
    <w:basedOn w:val="DefaultParagraphFont"/>
    <w:rsid w:val="005B7D31"/>
    <w:rPr>
      <w:rFonts w:asciiTheme="minorHAnsi" w:eastAsiaTheme="minorHAnsi" w:hAnsiTheme="minorHAnsi" w:cstheme="minorBidi"/>
      <w:szCs w:val="22"/>
      <w:lang w:val="en-US" w:eastAsia="en-US"/>
    </w:rPr>
  </w:style>
  <w:style w:type="character" w:customStyle="1" w:styleId="Ttulo6Char">
    <w:name w:val="Título 6 Char"/>
    <w:basedOn w:val="DefaultParagraphFont"/>
    <w:rsid w:val="005B7D31"/>
    <w:rPr>
      <w:rFonts w:asciiTheme="minorHAnsi" w:eastAsiaTheme="minorHAnsi" w:hAnsiTheme="minorHAnsi" w:cstheme="minorBidi"/>
      <w:szCs w:val="22"/>
      <w:lang w:val="en-US" w:eastAsia="en-US"/>
    </w:rPr>
  </w:style>
  <w:style w:type="character" w:customStyle="1" w:styleId="Ttulo7Char">
    <w:name w:val="Título 7 Char"/>
    <w:basedOn w:val="DefaultParagraphFont"/>
    <w:uiPriority w:val="9"/>
    <w:rsid w:val="005B7D31"/>
    <w:rPr>
      <w:rFonts w:asciiTheme="minorHAnsi" w:eastAsiaTheme="majorEastAsia" w:hAnsiTheme="minorHAnsi" w:cstheme="majorBidi"/>
      <w:iCs/>
      <w:sz w:val="24"/>
      <w:szCs w:val="22"/>
      <w:lang w:val="en-US" w:eastAsia="en-US"/>
    </w:rPr>
  </w:style>
  <w:style w:type="character" w:customStyle="1" w:styleId="Ttulo8Char">
    <w:name w:val="Título 8 Char"/>
    <w:basedOn w:val="DefaultParagraphFont"/>
    <w:uiPriority w:val="9"/>
    <w:rsid w:val="005B7D31"/>
    <w:rPr>
      <w:rFonts w:asciiTheme="minorHAnsi" w:eastAsiaTheme="majorEastAsia" w:hAnsiTheme="minorHAnsi" w:cstheme="majorBidi"/>
      <w:sz w:val="22"/>
      <w:szCs w:val="21"/>
      <w:lang w:val="en-US" w:eastAsia="en-US"/>
    </w:rPr>
  </w:style>
  <w:style w:type="character" w:customStyle="1" w:styleId="Ttulo9Char">
    <w:name w:val="Título 9 Char"/>
    <w:basedOn w:val="DefaultParagraphFont"/>
    <w:uiPriority w:val="9"/>
    <w:semiHidden/>
    <w:rsid w:val="005B7D31"/>
    <w:rPr>
      <w:rFonts w:asciiTheme="majorHAnsi" w:eastAsiaTheme="majorEastAsia" w:hAnsiTheme="majorHAnsi" w:cstheme="majorBidi"/>
      <w:i/>
      <w:iCs/>
      <w:sz w:val="21"/>
      <w:szCs w:val="21"/>
      <w:lang w:val="en-US" w:eastAsia="en-US"/>
    </w:rPr>
  </w:style>
  <w:style w:type="character" w:customStyle="1" w:styleId="P-Bold">
    <w:name w:val="P - Bold"/>
    <w:uiPriority w:val="1"/>
    <w:qFormat/>
    <w:rsid w:val="00AD7592"/>
    <w:rPr>
      <w:rFonts w:ascii="Arial" w:hAnsi="Arial"/>
      <w:b/>
      <w:sz w:val="22"/>
      <w:bdr w:val="none" w:sz="0" w:space="0" w:color="auto"/>
      <w:shd w:val="clear" w:color="auto" w:fill="73FDD6"/>
    </w:rPr>
  </w:style>
  <w:style w:type="paragraph" w:customStyle="1" w:styleId="P-Callout">
    <w:name w:val="P - Callout"/>
    <w:basedOn w:val="Normal"/>
    <w:next w:val="Normal"/>
    <w:link w:val="P-CalloutChar"/>
    <w:qFormat/>
    <w:rsid w:val="00AD7592"/>
    <w:pPr>
      <w:shd w:val="clear" w:color="auto" w:fill="E2EFD9" w:themeFill="accent6" w:themeFillTint="33"/>
      <w:spacing w:before="120" w:after="360"/>
      <w:mirrorIndents/>
    </w:pPr>
    <w:rPr>
      <w:rFonts w:eastAsia="Arial"/>
      <w:lang w:val="en"/>
    </w:rPr>
  </w:style>
  <w:style w:type="character" w:customStyle="1" w:styleId="P-Keyword">
    <w:name w:val="P - Keyword"/>
    <w:uiPriority w:val="1"/>
    <w:qFormat/>
    <w:rsid w:val="00AD7592"/>
    <w:rPr>
      <w:rFonts w:ascii="Arial" w:hAnsi="Arial"/>
      <w:b/>
      <w:color w:val="auto"/>
      <w:sz w:val="22"/>
      <w:u w:val="single"/>
      <w:bdr w:val="none" w:sz="0" w:space="0" w:color="auto"/>
      <w:shd w:val="clear" w:color="auto" w:fill="FF8AD8"/>
    </w:rPr>
  </w:style>
  <w:style w:type="paragraph" w:customStyle="1" w:styleId="L-Numbers">
    <w:name w:val="L - Numbers"/>
    <w:basedOn w:val="Normal"/>
    <w:link w:val="L-NumbersChar"/>
    <w:qFormat/>
    <w:rsid w:val="00AD7592"/>
    <w:pPr>
      <w:numPr>
        <w:numId w:val="37"/>
      </w:numPr>
      <w:spacing w:before="160" w:line="300" w:lineRule="auto"/>
    </w:pPr>
    <w:rPr>
      <w:rFonts w:eastAsia="Arial"/>
      <w:lang w:val="en"/>
    </w:rPr>
  </w:style>
  <w:style w:type="paragraph" w:customStyle="1" w:styleId="L-Bullets">
    <w:name w:val="L - Bullets"/>
    <w:basedOn w:val="Normal"/>
    <w:link w:val="L-BulletsChar"/>
    <w:qFormat/>
    <w:rsid w:val="00AD7592"/>
    <w:pPr>
      <w:numPr>
        <w:numId w:val="2"/>
      </w:numPr>
      <w:spacing w:before="120" w:line="300" w:lineRule="auto"/>
    </w:pPr>
    <w:rPr>
      <w:rFonts w:eastAsia="Arial"/>
      <w:lang w:val="en"/>
    </w:rPr>
  </w:style>
  <w:style w:type="character" w:customStyle="1" w:styleId="P-URL">
    <w:name w:val="P - URL"/>
    <w:basedOn w:val="DefaultParagraphFont"/>
    <w:uiPriority w:val="1"/>
    <w:qFormat/>
    <w:rsid w:val="00AD7592"/>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AD7592"/>
    <w:rPr>
      <w:rFonts w:ascii="Arial" w:hAnsi="Arial"/>
      <w:i/>
      <w:color w:val="auto"/>
      <w:sz w:val="22"/>
      <w:bdr w:val="none" w:sz="0" w:space="0" w:color="auto"/>
      <w:shd w:val="clear" w:color="auto" w:fill="FFFC00"/>
    </w:rPr>
  </w:style>
  <w:style w:type="character" w:customStyle="1" w:styleId="P-Code">
    <w:name w:val="P - Code"/>
    <w:uiPriority w:val="1"/>
    <w:qFormat/>
    <w:rsid w:val="00AD7592"/>
    <w:rPr>
      <w:rFonts w:ascii="Courier" w:hAnsi="Courier"/>
      <w:sz w:val="22"/>
      <w:bdr w:val="none" w:sz="0" w:space="0" w:color="auto"/>
      <w:shd w:val="clear" w:color="auto" w:fill="D5FC79"/>
    </w:rPr>
  </w:style>
  <w:style w:type="paragraph" w:customStyle="1" w:styleId="H1-Section">
    <w:name w:val="H1 - Section"/>
    <w:basedOn w:val="Heading1"/>
    <w:next w:val="Normal"/>
    <w:qFormat/>
    <w:rsid w:val="00352636"/>
    <w:pPr>
      <w:pBdr>
        <w:bottom w:val="none" w:sz="0" w:space="0" w:color="auto"/>
      </w:pBdr>
      <w:spacing w:before="400" w:after="160"/>
    </w:pPr>
    <w:rPr>
      <w:rFonts w:asciiTheme="minorHAnsi" w:hAnsiTheme="minorHAnsi" w:cstheme="minorBidi"/>
      <w:color w:val="auto"/>
      <w:sz w:val="36"/>
      <w:szCs w:val="40"/>
      <w:lang w:val="en-GB"/>
    </w:rPr>
  </w:style>
  <w:style w:type="paragraph" w:customStyle="1" w:styleId="H2-Heading">
    <w:name w:val="H2 - Heading"/>
    <w:basedOn w:val="Heading2"/>
    <w:next w:val="Normal"/>
    <w:qFormat/>
    <w:rsid w:val="00C060F4"/>
    <w:pPr>
      <w:spacing w:before="280" w:after="160"/>
    </w:pPr>
    <w:rPr>
      <w:rFonts w:asciiTheme="minorHAnsi" w:hAnsiTheme="minorHAnsi" w:cstheme="minorBidi"/>
      <w:bCs w:val="0"/>
      <w:i w:val="0"/>
      <w:iCs w:val="0"/>
      <w:color w:val="auto"/>
      <w:szCs w:val="32"/>
    </w:rPr>
  </w:style>
  <w:style w:type="paragraph" w:customStyle="1" w:styleId="P-CalloutHeading">
    <w:name w:val="P - Callout Heading"/>
    <w:next w:val="Normal"/>
    <w:qFormat/>
    <w:rsid w:val="00AD7592"/>
    <w:pPr>
      <w:shd w:val="clear" w:color="auto" w:fill="C5E0B3" w:themeFill="accent6" w:themeFillTint="66"/>
      <w:spacing w:before="360"/>
      <w:mirrorIndents/>
    </w:pPr>
    <w:rPr>
      <w:rFonts w:asciiTheme="minorHAnsi" w:eastAsia="Arial" w:hAnsiTheme="minorHAnsi" w:cstheme="minorBidi"/>
      <w:b/>
      <w:color w:val="434343"/>
      <w:sz w:val="24"/>
      <w:szCs w:val="28"/>
      <w:lang w:val="en" w:eastAsia="en-US"/>
    </w:rPr>
  </w:style>
  <w:style w:type="paragraph" w:customStyle="1" w:styleId="P-Regular">
    <w:name w:val="P - Regular"/>
    <w:basedOn w:val="Normal"/>
    <w:link w:val="P-RegularChar"/>
    <w:qFormat/>
    <w:rsid w:val="00AD7592"/>
    <w:pPr>
      <w:spacing w:before="120"/>
    </w:pPr>
    <w:rPr>
      <w:rFonts w:eastAsia="Arial"/>
      <w:lang w:val="en"/>
    </w:rPr>
  </w:style>
  <w:style w:type="paragraph" w:customStyle="1" w:styleId="H3-Subheading">
    <w:name w:val="H3 - Subheading"/>
    <w:basedOn w:val="Heading3"/>
    <w:next w:val="Normal"/>
    <w:qFormat/>
    <w:rsid w:val="00110F60"/>
    <w:pPr>
      <w:keepNext w:val="0"/>
      <w:spacing w:before="320" w:after="80"/>
      <w:mirrorIndents/>
    </w:pPr>
    <w:rPr>
      <w:rFonts w:asciiTheme="minorHAnsi" w:hAnsiTheme="minorHAnsi"/>
      <w:sz w:val="24"/>
    </w:rPr>
  </w:style>
  <w:style w:type="paragraph" w:customStyle="1" w:styleId="IMG-Caption">
    <w:name w:val="IMG - Caption"/>
    <w:next w:val="Normal"/>
    <w:qFormat/>
    <w:rsid w:val="00AD7592"/>
    <w:pPr>
      <w:spacing w:before="120" w:after="240"/>
      <w:jc w:val="center"/>
    </w:pPr>
    <w:rPr>
      <w:rFonts w:asciiTheme="minorHAnsi" w:eastAsia="Arial" w:hAnsiTheme="minorHAnsi" w:cstheme="minorBidi"/>
      <w:b/>
      <w:color w:val="FF0000"/>
      <w:szCs w:val="22"/>
      <w:lang w:val="en" w:eastAsia="en-US"/>
    </w:rPr>
  </w:style>
  <w:style w:type="paragraph" w:customStyle="1" w:styleId="SC-Heading">
    <w:name w:val="SC - Heading"/>
    <w:next w:val="H1-Section"/>
    <w:qFormat/>
    <w:rsid w:val="00AD7592"/>
    <w:pPr>
      <w:spacing w:before="240" w:after="240"/>
    </w:pPr>
    <w:rPr>
      <w:rFonts w:asciiTheme="minorHAnsi" w:eastAsiaTheme="majorEastAsia" w:hAnsiTheme="minorHAnsi" w:cstheme="majorBidi"/>
      <w:b/>
      <w:iCs/>
      <w:color w:val="FF0000"/>
      <w:sz w:val="24"/>
      <w:szCs w:val="22"/>
      <w:lang w:val="en" w:eastAsia="en-US"/>
    </w:rPr>
  </w:style>
  <w:style w:type="paragraph" w:customStyle="1" w:styleId="SC-Link">
    <w:name w:val="SC - Link"/>
    <w:qFormat/>
    <w:rsid w:val="00AD7592"/>
    <w:pPr>
      <w:spacing w:before="200" w:after="240"/>
    </w:pPr>
    <w:rPr>
      <w:rFonts w:asciiTheme="minorHAnsi" w:eastAsiaTheme="majorEastAsia" w:hAnsiTheme="minorHAnsi" w:cstheme="majorBidi"/>
      <w:b/>
      <w:color w:val="00B050"/>
      <w:sz w:val="22"/>
      <w:szCs w:val="21"/>
      <w:lang w:val="en" w:eastAsia="en-US"/>
    </w:rPr>
  </w:style>
  <w:style w:type="paragraph" w:customStyle="1" w:styleId="P-Source">
    <w:name w:val="P - Source"/>
    <w:link w:val="P-SourceChar"/>
    <w:qFormat/>
    <w:rsid w:val="00AD7592"/>
    <w:pPr>
      <w:shd w:val="solid" w:color="auto" w:fill="auto"/>
    </w:pPr>
    <w:rPr>
      <w:rFonts w:ascii="Courier" w:eastAsia="Arial" w:hAnsi="Courier" w:cs="Consolas"/>
      <w:sz w:val="22"/>
      <w:szCs w:val="21"/>
      <w:lang w:val="en" w:eastAsia="en-US"/>
    </w:rPr>
  </w:style>
  <w:style w:type="paragraph" w:customStyle="1" w:styleId="L-Regular">
    <w:name w:val="L - Regular"/>
    <w:basedOn w:val="L-Numbers"/>
    <w:link w:val="L-RegularChar"/>
    <w:qFormat/>
    <w:rsid w:val="00AD7592"/>
    <w:pPr>
      <w:numPr>
        <w:numId w:val="0"/>
      </w:numPr>
      <w:ind w:left="720"/>
    </w:pPr>
  </w:style>
  <w:style w:type="paragraph" w:customStyle="1" w:styleId="L-Source">
    <w:name w:val="L - Source"/>
    <w:basedOn w:val="P-Source"/>
    <w:link w:val="L-SourceChar"/>
    <w:rsid w:val="00AD7592"/>
    <w:pPr>
      <w:shd w:val="pct50" w:color="D9E2F3" w:themeColor="accent1" w:themeTint="33" w:fill="auto"/>
      <w:ind w:left="720"/>
    </w:pPr>
  </w:style>
  <w:style w:type="character" w:customStyle="1" w:styleId="SC-Highlight">
    <w:name w:val="SC - Highlight"/>
    <w:uiPriority w:val="1"/>
    <w:qFormat/>
    <w:rsid w:val="00AD7592"/>
    <w:rPr>
      <w:rFonts w:ascii="Courier" w:hAnsi="Courier"/>
      <w:b/>
      <w:bdr w:val="none" w:sz="0" w:space="0" w:color="auto"/>
      <w:shd w:val="clear" w:color="auto" w:fill="F4D3D2"/>
    </w:rPr>
  </w:style>
  <w:style w:type="paragraph" w:customStyle="1" w:styleId="SC-Source">
    <w:name w:val="SC - Source"/>
    <w:basedOn w:val="P-Source"/>
    <w:link w:val="SC-SourceChar"/>
    <w:qFormat/>
    <w:rsid w:val="00AD7592"/>
    <w:pPr>
      <w:shd w:val="pct50" w:color="D9E2F3" w:themeColor="accent1" w:themeTint="33" w:fill="auto"/>
    </w:pPr>
  </w:style>
  <w:style w:type="paragraph" w:customStyle="1" w:styleId="SP-Editorial">
    <w:name w:val="SP - Editorial"/>
    <w:next w:val="P-Regular"/>
    <w:qFormat/>
    <w:rsid w:val="00AD7592"/>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asciiTheme="minorHAnsi" w:eastAsia="Arial" w:hAnsiTheme="minorHAnsi" w:cstheme="minorBidi"/>
      <w:b/>
      <w:sz w:val="22"/>
      <w:szCs w:val="22"/>
      <w:lang w:val="en" w:eastAsia="en-US"/>
    </w:rPr>
  </w:style>
  <w:style w:type="paragraph" w:customStyle="1" w:styleId="H4-Subheading">
    <w:name w:val="H4 - Subheading"/>
    <w:basedOn w:val="Heading4"/>
    <w:next w:val="Normal"/>
    <w:qFormat/>
    <w:rsid w:val="00AD7592"/>
    <w:pPr>
      <w:spacing w:before="280" w:after="280"/>
    </w:pPr>
    <w:rPr>
      <w:b w:val="0"/>
      <w:i w:val="0"/>
      <w:iCs/>
    </w:rPr>
  </w:style>
  <w:style w:type="paragraph" w:customStyle="1" w:styleId="P-Quote">
    <w:name w:val="P - Quote"/>
    <w:rsid w:val="00AD7592"/>
    <w:pPr>
      <w:spacing w:after="0" w:line="276" w:lineRule="auto"/>
    </w:pPr>
    <w:rPr>
      <w:rFonts w:ascii="Arial" w:eastAsia="Arial" w:hAnsi="Arial" w:cs="Arial"/>
      <w:i/>
      <w:iCs/>
      <w:sz w:val="22"/>
      <w:szCs w:val="22"/>
      <w:lang w:val="en" w:eastAsia="en-US"/>
    </w:rPr>
  </w:style>
  <w:style w:type="paragraph" w:customStyle="1" w:styleId="H1-Chapter">
    <w:name w:val="H1 - Chapter"/>
    <w:basedOn w:val="Normal"/>
    <w:next w:val="P-Regular"/>
    <w:qFormat/>
    <w:rsid w:val="00AF5B09"/>
    <w:pPr>
      <w:contextualSpacing/>
      <w:jc w:val="right"/>
    </w:pPr>
    <w:rPr>
      <w:rFonts w:asciiTheme="majorHAnsi" w:eastAsiaTheme="majorEastAsia" w:hAnsiTheme="majorHAnsi" w:cstheme="majorBidi"/>
      <w:bCs/>
      <w:spacing w:val="-10"/>
      <w:kern w:val="28"/>
      <w:sz w:val="56"/>
      <w:szCs w:val="56"/>
    </w:rPr>
  </w:style>
  <w:style w:type="paragraph" w:customStyle="1" w:styleId="L2-Bullets">
    <w:name w:val="L2 - Bullets"/>
    <w:basedOn w:val="L-Bullets"/>
    <w:qFormat/>
    <w:rsid w:val="00AD7592"/>
    <w:pPr>
      <w:numPr>
        <w:numId w:val="3"/>
      </w:numPr>
      <w:ind w:left="1080"/>
    </w:pPr>
  </w:style>
  <w:style w:type="paragraph" w:customStyle="1" w:styleId="L3-Bullets">
    <w:name w:val="L3 - Bullets"/>
    <w:basedOn w:val="L2-Bullets"/>
    <w:qFormat/>
    <w:rsid w:val="00AD7592"/>
    <w:pPr>
      <w:numPr>
        <w:numId w:val="4"/>
      </w:numPr>
      <w:ind w:left="1434" w:hanging="357"/>
    </w:pPr>
  </w:style>
  <w:style w:type="paragraph" w:customStyle="1" w:styleId="L2-Numbers">
    <w:name w:val="L2 - Numbers"/>
    <w:basedOn w:val="L-Numbers"/>
    <w:qFormat/>
    <w:rsid w:val="00AD7592"/>
    <w:pPr>
      <w:numPr>
        <w:numId w:val="7"/>
      </w:numPr>
    </w:pPr>
  </w:style>
  <w:style w:type="paragraph" w:customStyle="1" w:styleId="L2-Alphabets">
    <w:name w:val="L2 - Alphabets"/>
    <w:basedOn w:val="L-Numbers"/>
    <w:qFormat/>
    <w:rsid w:val="00AD7592"/>
    <w:pPr>
      <w:numPr>
        <w:numId w:val="5"/>
      </w:numPr>
    </w:pPr>
  </w:style>
  <w:style w:type="paragraph" w:customStyle="1" w:styleId="L3-Numbers">
    <w:name w:val="L3 - Numbers"/>
    <w:basedOn w:val="L2-Numbers"/>
    <w:qFormat/>
    <w:rsid w:val="00AD7592"/>
    <w:pPr>
      <w:numPr>
        <w:numId w:val="6"/>
      </w:numPr>
      <w:tabs>
        <w:tab w:val="num" w:pos="360"/>
      </w:tabs>
      <w:ind w:left="1435" w:hanging="244"/>
    </w:pPr>
  </w:style>
  <w:style w:type="character" w:customStyle="1" w:styleId="P-RegularChar">
    <w:name w:val="P - Regular Char"/>
    <w:link w:val="P-Regular"/>
    <w:qFormat/>
    <w:rsid w:val="003D597A"/>
    <w:rPr>
      <w:rFonts w:asciiTheme="minorHAnsi" w:eastAsia="Arial" w:hAnsiTheme="minorHAnsi" w:cstheme="minorBidi"/>
      <w:sz w:val="22"/>
      <w:szCs w:val="22"/>
      <w:lang w:val="en" w:eastAsia="en-US"/>
    </w:rPr>
  </w:style>
  <w:style w:type="character" w:customStyle="1" w:styleId="P-SourceChar">
    <w:name w:val="P - Source Char"/>
    <w:link w:val="P-Source"/>
    <w:qFormat/>
    <w:rPr>
      <w:rFonts w:ascii="Courier" w:eastAsia="Arial" w:hAnsi="Courier" w:cs="Consolas"/>
      <w:sz w:val="22"/>
      <w:szCs w:val="21"/>
      <w:shd w:val="solid" w:color="auto" w:fill="auto"/>
      <w:lang w:val="en" w:eastAsia="en-US"/>
    </w:rPr>
  </w:style>
  <w:style w:type="character" w:customStyle="1" w:styleId="P-CalloutChar">
    <w:name w:val="P - Callout Char"/>
    <w:link w:val="P-Callout"/>
    <w:qFormat/>
    <w:rPr>
      <w:rFonts w:asciiTheme="minorHAnsi" w:eastAsia="Arial" w:hAnsiTheme="minorHAnsi" w:cstheme="minorBidi"/>
      <w:sz w:val="22"/>
      <w:szCs w:val="22"/>
      <w:shd w:val="clear" w:color="auto" w:fill="E2EFD9" w:themeFill="accent6" w:themeFillTint="33"/>
      <w:lang w:val="en" w:eastAsia="en-US"/>
    </w:rPr>
  </w:style>
  <w:style w:type="character" w:customStyle="1" w:styleId="L-BulletsChar">
    <w:name w:val="L - Bullets Char"/>
    <w:link w:val="L-Bullets"/>
    <w:qFormat/>
    <w:rPr>
      <w:rFonts w:asciiTheme="minorHAnsi" w:eastAsia="Arial" w:hAnsiTheme="minorHAnsi" w:cstheme="minorBidi"/>
      <w:sz w:val="22"/>
      <w:szCs w:val="22"/>
      <w:lang w:val="en" w:eastAsia="en-US"/>
    </w:rPr>
  </w:style>
  <w:style w:type="character" w:customStyle="1" w:styleId="L-NumbersChar">
    <w:name w:val="L - Numbers Char"/>
    <w:link w:val="L-Numbers"/>
    <w:qFormat/>
    <w:rsid w:val="00A52C50"/>
    <w:rPr>
      <w:rFonts w:asciiTheme="minorHAnsi" w:eastAsia="Arial" w:hAnsiTheme="minorHAnsi" w:cstheme="minorBidi"/>
      <w:sz w:val="22"/>
      <w:szCs w:val="22"/>
      <w:lang w:val="en" w:eastAsia="en-US"/>
    </w:rPr>
  </w:style>
  <w:style w:type="character" w:customStyle="1" w:styleId="L-RegularChar">
    <w:name w:val="L - Regular Char"/>
    <w:link w:val="L-Regular"/>
    <w:qFormat/>
    <w:rPr>
      <w:rFonts w:asciiTheme="minorHAnsi" w:eastAsia="Arial" w:hAnsiTheme="minorHAnsi" w:cstheme="minorBidi"/>
      <w:sz w:val="22"/>
      <w:szCs w:val="22"/>
      <w:lang w:val="en" w:eastAsia="en-US"/>
    </w:rPr>
  </w:style>
  <w:style w:type="character" w:customStyle="1" w:styleId="SC-SourceChar">
    <w:name w:val="SC - Source Char"/>
    <w:link w:val="SC-Source"/>
    <w:qFormat/>
    <w:rPr>
      <w:rFonts w:ascii="Courier" w:eastAsia="Arial" w:hAnsi="Courier" w:cs="Consolas"/>
      <w:sz w:val="22"/>
      <w:szCs w:val="21"/>
      <w:shd w:val="pct50" w:color="D9E2F3" w:themeColor="accent1" w:themeTint="33" w:fill="auto"/>
      <w:lang w:val="en" w:eastAsia="en-US"/>
    </w:rPr>
  </w:style>
  <w:style w:type="character" w:customStyle="1" w:styleId="L-SourceChar">
    <w:name w:val="L - Source Char"/>
    <w:link w:val="L-Source"/>
    <w:qFormat/>
    <w:rPr>
      <w:rFonts w:ascii="Courier" w:eastAsia="Arial" w:hAnsi="Courier" w:cs="Consolas"/>
      <w:sz w:val="22"/>
      <w:szCs w:val="21"/>
      <w:shd w:val="pct50" w:color="D9E2F3" w:themeColor="accent1" w:themeTint="33" w:fill="auto"/>
      <w:lang w:val="en" w:eastAsia="en-US"/>
    </w:rPr>
  </w:style>
  <w:style w:type="paragraph" w:styleId="Revision">
    <w:name w:val="Revision"/>
    <w:hidden/>
    <w:uiPriority w:val="99"/>
    <w:semiHidden/>
    <w:rsid w:val="005B7D31"/>
    <w:pPr>
      <w:spacing w:after="0" w:line="240" w:lineRule="auto"/>
    </w:pPr>
    <w:rPr>
      <w:rFonts w:asciiTheme="minorHAnsi" w:eastAsiaTheme="minorHAnsi" w:hAnsiTheme="minorHAnsi" w:cstheme="minorBidi"/>
      <w:sz w:val="22"/>
      <w:szCs w:val="22"/>
      <w:lang w:val="en-US" w:eastAsia="en-US"/>
    </w:rPr>
  </w:style>
  <w:style w:type="character" w:styleId="CommentReference">
    <w:name w:val="annotation reference"/>
    <w:basedOn w:val="DefaultParagraphFont"/>
    <w:uiPriority w:val="99"/>
    <w:semiHidden/>
    <w:unhideWhenUsed/>
    <w:rsid w:val="00A2776E"/>
    <w:rPr>
      <w:sz w:val="16"/>
      <w:szCs w:val="16"/>
    </w:rPr>
  </w:style>
  <w:style w:type="paragraph" w:styleId="CommentText">
    <w:name w:val="annotation text"/>
    <w:basedOn w:val="Normal"/>
    <w:link w:val="CommentTextChar"/>
    <w:uiPriority w:val="99"/>
    <w:unhideWhenUsed/>
    <w:rsid w:val="00A2776E"/>
    <w:rPr>
      <w:sz w:val="20"/>
      <w:szCs w:val="20"/>
    </w:rPr>
  </w:style>
  <w:style w:type="character" w:customStyle="1" w:styleId="CommentTextChar">
    <w:name w:val="Comment Text Char"/>
    <w:basedOn w:val="DefaultParagraphFont"/>
    <w:link w:val="CommentText"/>
    <w:uiPriority w:val="99"/>
    <w:rsid w:val="00A2776E"/>
    <w:rPr>
      <w:rFonts w:asciiTheme="minorHAnsi" w:eastAsiaTheme="minorHAnsi" w:hAnsiTheme="minorHAnsi" w:cstheme="minorBidi"/>
      <w:lang w:val="en-US" w:eastAsia="en-US"/>
    </w:rPr>
  </w:style>
  <w:style w:type="paragraph" w:styleId="CommentSubject">
    <w:name w:val="annotation subject"/>
    <w:basedOn w:val="CommentText"/>
    <w:next w:val="CommentText"/>
    <w:link w:val="CommentSubjectChar"/>
    <w:uiPriority w:val="99"/>
    <w:semiHidden/>
    <w:unhideWhenUsed/>
    <w:rsid w:val="00A2776E"/>
    <w:rPr>
      <w:b/>
      <w:bCs/>
    </w:rPr>
  </w:style>
  <w:style w:type="character" w:customStyle="1" w:styleId="CommentSubjectChar">
    <w:name w:val="Comment Subject Char"/>
    <w:basedOn w:val="CommentTextChar"/>
    <w:link w:val="CommentSubject"/>
    <w:uiPriority w:val="99"/>
    <w:semiHidden/>
    <w:rsid w:val="00A2776E"/>
    <w:rPr>
      <w:rFonts w:asciiTheme="minorHAnsi" w:eastAsiaTheme="minorHAnsi" w:hAnsiTheme="minorHAnsi" w:cstheme="minorBidi"/>
      <w:b/>
      <w:bCs/>
      <w:lang w:val="en-US" w:eastAsia="en-US"/>
    </w:rPr>
  </w:style>
  <w:style w:type="character" w:customStyle="1" w:styleId="Heading1Char">
    <w:name w:val="Heading 1 Char"/>
    <w:basedOn w:val="DefaultParagraphFont"/>
    <w:link w:val="Heading1"/>
    <w:uiPriority w:val="9"/>
    <w:rsid w:val="00FC5925"/>
    <w:rPr>
      <w:rFonts w:ascii="Arial" w:eastAsia="Times New Roman" w:hAnsi="Arial" w:cs="Arial"/>
      <w:b/>
      <w:bCs/>
      <w:color w:val="000000"/>
      <w:spacing w:val="-10"/>
      <w:sz w:val="32"/>
      <w:szCs w:val="32"/>
      <w:lang w:val="en-US" w:eastAsia="en-US"/>
    </w:rPr>
  </w:style>
  <w:style w:type="character" w:customStyle="1" w:styleId="Heading2Char">
    <w:name w:val="Heading 2 Char"/>
    <w:basedOn w:val="DefaultParagraphFont"/>
    <w:link w:val="Heading2"/>
    <w:uiPriority w:val="9"/>
    <w:rsid w:val="00FC5925"/>
    <w:rPr>
      <w:rFonts w:ascii="Arial" w:eastAsia="Times New Roman" w:hAnsi="Arial" w:cs="Arial"/>
      <w:b/>
      <w:bCs/>
      <w:i/>
      <w:iCs/>
      <w:color w:val="000000"/>
      <w:kern w:val="28"/>
      <w:sz w:val="28"/>
      <w:szCs w:val="28"/>
      <w:lang w:val="en-US" w:eastAsia="en-US"/>
    </w:rPr>
  </w:style>
  <w:style w:type="character" w:customStyle="1" w:styleId="Heading3Char">
    <w:name w:val="Heading 3 Char"/>
    <w:basedOn w:val="DefaultParagraphFont"/>
    <w:link w:val="Heading3"/>
    <w:uiPriority w:val="9"/>
    <w:rsid w:val="00FC5925"/>
    <w:rPr>
      <w:rFonts w:ascii="Arial Narrow" w:eastAsia="Times New Roman" w:hAnsi="Arial Narrow"/>
      <w:b/>
      <w:bCs/>
      <w:sz w:val="28"/>
      <w:szCs w:val="28"/>
      <w:lang w:val="en-US" w:eastAsia="en-US"/>
    </w:rPr>
  </w:style>
  <w:style w:type="character" w:customStyle="1" w:styleId="Heading4Char">
    <w:name w:val="Heading 4 Char"/>
    <w:basedOn w:val="DefaultParagraphFont"/>
    <w:link w:val="Heading4"/>
    <w:uiPriority w:val="9"/>
    <w:rsid w:val="00FC5925"/>
    <w:rPr>
      <w:rFonts w:eastAsia="Times New Roman"/>
      <w:b/>
      <w:i/>
      <w:sz w:val="24"/>
      <w:szCs w:val="24"/>
      <w:lang w:val="en-US" w:eastAsia="en-US"/>
    </w:rPr>
  </w:style>
  <w:style w:type="character" w:customStyle="1" w:styleId="Heading5Char">
    <w:name w:val="Heading 5 Char"/>
    <w:basedOn w:val="DefaultParagraphFont"/>
    <w:link w:val="Heading5"/>
    <w:uiPriority w:val="9"/>
    <w:rsid w:val="00FC5925"/>
    <w:rPr>
      <w:rFonts w:ascii="Arial Narrow" w:eastAsia="Times New Roman" w:hAnsi="Arial Narrow"/>
      <w:b/>
      <w:sz w:val="24"/>
      <w:szCs w:val="24"/>
      <w:lang w:val="en-US" w:eastAsia="en-US"/>
    </w:rPr>
  </w:style>
  <w:style w:type="character" w:customStyle="1" w:styleId="Heading6Char">
    <w:name w:val="Heading 6 Char"/>
    <w:basedOn w:val="DefaultParagraphFont"/>
    <w:link w:val="Heading6"/>
    <w:uiPriority w:val="9"/>
    <w:rsid w:val="00FC5925"/>
    <w:rPr>
      <w:rFonts w:ascii="Arial Narrow" w:eastAsia="Times New Roman" w:hAnsi="Arial Narrow" w:cs="Arial"/>
      <w:i/>
      <w:iCs/>
      <w:sz w:val="24"/>
      <w:szCs w:val="24"/>
      <w:lang w:val="en-US" w:eastAsia="en-US"/>
    </w:rPr>
  </w:style>
  <w:style w:type="character" w:customStyle="1" w:styleId="Heading7Char">
    <w:name w:val="Heading 7 Char"/>
    <w:basedOn w:val="DefaultParagraphFont"/>
    <w:link w:val="Heading7"/>
    <w:uiPriority w:val="9"/>
    <w:rsid w:val="00AD7592"/>
    <w:rPr>
      <w:rFonts w:asciiTheme="minorHAnsi" w:eastAsiaTheme="majorEastAsia" w:hAnsiTheme="minorHAnsi" w:cstheme="majorBidi"/>
      <w:iCs/>
      <w:sz w:val="24"/>
      <w:szCs w:val="22"/>
      <w:lang w:val="en-US" w:eastAsia="en-US"/>
    </w:rPr>
  </w:style>
  <w:style w:type="character" w:customStyle="1" w:styleId="Heading8Char">
    <w:name w:val="Heading 8 Char"/>
    <w:basedOn w:val="DefaultParagraphFont"/>
    <w:link w:val="Heading8"/>
    <w:uiPriority w:val="9"/>
    <w:rsid w:val="00FC5925"/>
    <w:rPr>
      <w:rFonts w:ascii="Calibri" w:eastAsia="Times New Roman" w:hAnsi="Calibri"/>
      <w:i/>
      <w:iCs/>
      <w:sz w:val="24"/>
      <w:szCs w:val="24"/>
      <w:lang w:val="en-US" w:eastAsia="en-US"/>
    </w:rPr>
  </w:style>
  <w:style w:type="character" w:customStyle="1" w:styleId="Heading9Char">
    <w:name w:val="Heading 9 Char"/>
    <w:basedOn w:val="DefaultParagraphFont"/>
    <w:link w:val="Heading9"/>
    <w:uiPriority w:val="9"/>
    <w:semiHidden/>
    <w:rsid w:val="00AD7592"/>
    <w:rPr>
      <w:rFonts w:asciiTheme="majorHAnsi" w:eastAsiaTheme="majorEastAsia" w:hAnsiTheme="majorHAnsi" w:cstheme="majorBidi"/>
      <w:i/>
      <w:iCs/>
      <w:sz w:val="21"/>
      <w:szCs w:val="21"/>
      <w:lang w:val="en-US" w:eastAsia="en-US"/>
    </w:rPr>
  </w:style>
  <w:style w:type="paragraph" w:styleId="ListParagraph">
    <w:name w:val="List Paragraph"/>
    <w:basedOn w:val="Normal"/>
    <w:uiPriority w:val="99"/>
    <w:rsid w:val="00374D07"/>
    <w:pPr>
      <w:ind w:left="720"/>
      <w:contextualSpacing/>
    </w:pPr>
  </w:style>
  <w:style w:type="paragraph" w:customStyle="1" w:styleId="STEP">
    <w:name w:val="STEP"/>
    <w:basedOn w:val="Normal"/>
    <w:link w:val="STEPChar"/>
    <w:qFormat/>
    <w:rsid w:val="00FC5925"/>
    <w:pPr>
      <w:numPr>
        <w:numId w:val="8"/>
      </w:numPr>
      <w:tabs>
        <w:tab w:val="left" w:pos="1260"/>
        <w:tab w:val="left" w:pos="1800"/>
      </w:tabs>
      <w:spacing w:after="200"/>
    </w:pPr>
    <w:rPr>
      <w:rFonts w:ascii="Arial" w:eastAsia="Arial" w:hAnsi="Arial"/>
      <w:sz w:val="20"/>
      <w:szCs w:val="22"/>
    </w:rPr>
  </w:style>
  <w:style w:type="character" w:customStyle="1" w:styleId="STEPChar">
    <w:name w:val="STEP Char"/>
    <w:basedOn w:val="DefaultParagraphFont"/>
    <w:link w:val="STEP"/>
    <w:rsid w:val="00FC5925"/>
    <w:rPr>
      <w:rFonts w:ascii="Arial" w:eastAsia="Arial" w:hAnsi="Arial"/>
      <w:szCs w:val="22"/>
      <w:lang w:val="en-US" w:eastAsia="en-US"/>
    </w:rPr>
  </w:style>
  <w:style w:type="paragraph" w:customStyle="1" w:styleId="AUSectionHeading">
    <w:name w:val="AU_Section_Heading"/>
    <w:basedOn w:val="Heading2"/>
    <w:next w:val="AUStandard"/>
    <w:link w:val="AUSectionHeadingChar"/>
    <w:rsid w:val="00B20E64"/>
    <w:pPr>
      <w:spacing w:before="200" w:after="120"/>
    </w:pPr>
    <w:rPr>
      <w:rFonts w:ascii="Calibri" w:hAnsi="Calibri"/>
      <w:b w:val="0"/>
      <w:bCs w:val="0"/>
      <w:color w:val="4F81BD"/>
      <w:lang w:val="x-none" w:eastAsia="x-none"/>
    </w:rPr>
  </w:style>
  <w:style w:type="paragraph" w:customStyle="1" w:styleId="AUStandard">
    <w:name w:val="AU_Standard"/>
    <w:basedOn w:val="Normal"/>
    <w:link w:val="AUStandardChar"/>
    <w:rsid w:val="00B20E64"/>
    <w:pPr>
      <w:mirrorIndents/>
    </w:pPr>
    <w:rPr>
      <w:rFonts w:ascii="Arial" w:eastAsia="Arial" w:hAnsi="Arial"/>
    </w:rPr>
  </w:style>
  <w:style w:type="character" w:customStyle="1" w:styleId="AUSectionHeadingChar">
    <w:name w:val="AU_Section_Heading Char"/>
    <w:basedOn w:val="Heading2Char"/>
    <w:link w:val="AUSectionHeading"/>
    <w:rsid w:val="00B20E64"/>
    <w:rPr>
      <w:rFonts w:ascii="Calibri" w:eastAsia="Times New Roman" w:hAnsi="Calibri" w:cstheme="majorBidi"/>
      <w:b w:val="0"/>
      <w:bCs w:val="0"/>
      <w:i/>
      <w:iCs/>
      <w:color w:val="4F81BD"/>
      <w:kern w:val="28"/>
      <w:sz w:val="26"/>
      <w:szCs w:val="26"/>
      <w:lang w:val="x-none" w:eastAsia="x-none"/>
    </w:rPr>
  </w:style>
  <w:style w:type="character" w:customStyle="1" w:styleId="AUStandardChar">
    <w:name w:val="AU_Standard Char"/>
    <w:basedOn w:val="DefaultParagraphFont"/>
    <w:link w:val="AUStandard"/>
    <w:rsid w:val="00B20E64"/>
    <w:rPr>
      <w:rFonts w:ascii="Arial" w:eastAsia="Arial" w:hAnsi="Arial"/>
      <w:sz w:val="22"/>
      <w:szCs w:val="22"/>
      <w:lang w:val="en-US" w:eastAsia="en-US"/>
    </w:rPr>
  </w:style>
  <w:style w:type="table" w:styleId="MediumList2-Accent1">
    <w:name w:val="Medium List 2 Accent 1"/>
    <w:aliases w:val="System Variables"/>
    <w:basedOn w:val="TableNormal"/>
    <w:uiPriority w:val="66"/>
    <w:rsid w:val="00476A78"/>
    <w:pPr>
      <w:spacing w:after="0" w:line="240" w:lineRule="auto"/>
    </w:pPr>
    <w:rPr>
      <w:rFonts w:ascii="Arial" w:eastAsiaTheme="majorEastAsia" w:hAnsi="Arial" w:cstheme="majorBidi"/>
      <w:color w:val="000000" w:themeColor="text1"/>
      <w:sz w:val="22"/>
      <w:szCs w:val="22"/>
      <w:lang w:val="en-US" w:eastAsia="ja-JP"/>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TableHeading">
    <w:name w:val="Table Heading"/>
    <w:basedOn w:val="Normal"/>
    <w:link w:val="TableHeadingChar"/>
    <w:qFormat/>
    <w:rsid w:val="00476A78"/>
    <w:pPr>
      <w:ind w:left="42"/>
    </w:pPr>
    <w:rPr>
      <w:b/>
      <w:color w:val="FFFFFF" w:themeColor="background1"/>
      <w:kern w:val="28"/>
      <w:szCs w:val="20"/>
    </w:rPr>
  </w:style>
  <w:style w:type="character" w:customStyle="1" w:styleId="TableHeadingChar">
    <w:name w:val="Table Heading Char"/>
    <w:basedOn w:val="DefaultParagraphFont"/>
    <w:link w:val="TableHeading"/>
    <w:rsid w:val="00476A78"/>
    <w:rPr>
      <w:rFonts w:eastAsia="Times New Roman"/>
      <w:b/>
      <w:color w:val="FFFFFF" w:themeColor="background1"/>
      <w:kern w:val="28"/>
      <w:sz w:val="24"/>
      <w:lang w:val="en-US" w:eastAsia="en-US"/>
    </w:rPr>
  </w:style>
  <w:style w:type="paragraph" w:customStyle="1" w:styleId="Table">
    <w:name w:val="Table"/>
    <w:basedOn w:val="Normal"/>
    <w:link w:val="TableChar"/>
    <w:qFormat/>
    <w:rsid w:val="00476A78"/>
    <w:pPr>
      <w:spacing w:before="40" w:after="40"/>
      <w:outlineLvl w:val="3"/>
    </w:pPr>
    <w:rPr>
      <w:rFonts w:ascii="Arial" w:eastAsiaTheme="majorEastAsia" w:hAnsi="Arial" w:cstheme="majorBidi"/>
      <w:bCs/>
      <w:lang w:eastAsia="ja-JP"/>
    </w:rPr>
  </w:style>
  <w:style w:type="character" w:customStyle="1" w:styleId="TableChar">
    <w:name w:val="Table Char"/>
    <w:basedOn w:val="DefaultParagraphFont"/>
    <w:link w:val="Table"/>
    <w:rsid w:val="00476A78"/>
    <w:rPr>
      <w:rFonts w:ascii="Arial" w:eastAsiaTheme="majorEastAsia" w:hAnsi="Arial" w:cstheme="majorBidi"/>
      <w:bCs/>
      <w:sz w:val="22"/>
      <w:szCs w:val="22"/>
      <w:lang w:val="en-US" w:eastAsia="ja-JP"/>
    </w:rPr>
  </w:style>
  <w:style w:type="paragraph" w:customStyle="1" w:styleId="Disabled">
    <w:name w:val="Disabled"/>
    <w:basedOn w:val="Normal"/>
    <w:link w:val="DisabledChar"/>
    <w:qFormat/>
    <w:rsid w:val="00007DDC"/>
  </w:style>
  <w:style w:type="character" w:customStyle="1" w:styleId="DisabledChar">
    <w:name w:val="Disabled Char"/>
    <w:basedOn w:val="TableChar"/>
    <w:link w:val="Disabled"/>
    <w:rsid w:val="00007DDC"/>
    <w:rPr>
      <w:rFonts w:asciiTheme="minorHAnsi" w:eastAsiaTheme="minorHAnsi" w:hAnsiTheme="minorHAnsi" w:cstheme="minorBidi"/>
      <w:bCs w:val="0"/>
      <w:sz w:val="22"/>
      <w:szCs w:val="22"/>
      <w:lang w:val="en-US" w:eastAsia="en-US"/>
    </w:rPr>
  </w:style>
  <w:style w:type="paragraph" w:styleId="Caption">
    <w:name w:val="caption"/>
    <w:basedOn w:val="Normal"/>
    <w:next w:val="Normal"/>
    <w:uiPriority w:val="35"/>
    <w:unhideWhenUsed/>
    <w:qFormat/>
    <w:rsid w:val="00DE7E93"/>
    <w:pPr>
      <w:spacing w:after="200"/>
    </w:pPr>
    <w:rPr>
      <w:i/>
      <w:iCs/>
      <w:color w:val="44546A" w:themeColor="text2"/>
      <w:sz w:val="18"/>
      <w:szCs w:val="18"/>
    </w:rPr>
  </w:style>
  <w:style w:type="paragraph" w:customStyle="1" w:styleId="NOTES">
    <w:name w:val="NOTES"/>
    <w:basedOn w:val="NoteHeading"/>
    <w:link w:val="NOTESChar"/>
    <w:rsid w:val="00D151C9"/>
    <w:pPr>
      <w:numPr>
        <w:ilvl w:val="1"/>
        <w:numId w:val="10"/>
      </w:numPr>
      <w:tabs>
        <w:tab w:val="left" w:pos="1080"/>
      </w:tabs>
      <w:spacing w:after="200" w:line="276" w:lineRule="auto"/>
      <w:ind w:left="2340" w:hanging="1980"/>
    </w:pPr>
    <w:rPr>
      <w:rFonts w:ascii="Arial" w:eastAsia="Arial" w:hAnsi="Arial"/>
      <w:i/>
    </w:rPr>
  </w:style>
  <w:style w:type="character" w:customStyle="1" w:styleId="NOTESChar">
    <w:name w:val="NOTES Char"/>
    <w:basedOn w:val="NoteHeadingChar"/>
    <w:link w:val="NOTES"/>
    <w:rsid w:val="00D151C9"/>
    <w:rPr>
      <w:rFonts w:ascii="Arial" w:eastAsia="Arial" w:hAnsi="Arial" w:cstheme="minorBidi"/>
      <w:i/>
      <w:sz w:val="22"/>
      <w:szCs w:val="22"/>
      <w:lang w:val="en-US" w:eastAsia="en-US"/>
    </w:rPr>
  </w:style>
  <w:style w:type="paragraph" w:styleId="NoteHeading">
    <w:name w:val="Note Heading"/>
    <w:basedOn w:val="Normal"/>
    <w:next w:val="Normal"/>
    <w:link w:val="NoteHeadingChar"/>
    <w:uiPriority w:val="99"/>
    <w:semiHidden/>
    <w:rsid w:val="00D151C9"/>
  </w:style>
  <w:style w:type="character" w:customStyle="1" w:styleId="NoteHeadingChar">
    <w:name w:val="Note Heading Char"/>
    <w:basedOn w:val="DefaultParagraphFont"/>
    <w:link w:val="NoteHeading"/>
    <w:uiPriority w:val="99"/>
    <w:semiHidden/>
    <w:rsid w:val="00D151C9"/>
    <w:rPr>
      <w:rFonts w:asciiTheme="minorHAnsi" w:eastAsiaTheme="minorHAnsi" w:hAnsiTheme="minorHAnsi" w:cstheme="minorBidi"/>
      <w:sz w:val="22"/>
      <w:szCs w:val="22"/>
      <w:lang w:val="en-US" w:eastAsia="en-US"/>
    </w:rPr>
  </w:style>
  <w:style w:type="paragraph" w:customStyle="1" w:styleId="Note">
    <w:name w:val="Note:"/>
    <w:basedOn w:val="Normal"/>
    <w:link w:val="NoteChar"/>
    <w:qFormat/>
    <w:rsid w:val="00C62061"/>
    <w:pPr>
      <w:ind w:left="810" w:hanging="810"/>
    </w:pPr>
    <w:rPr>
      <w:i/>
      <w:iCs/>
    </w:rPr>
  </w:style>
  <w:style w:type="paragraph" w:styleId="BodyText">
    <w:name w:val="Body Text"/>
    <w:basedOn w:val="Normal"/>
    <w:link w:val="BodyTextChar"/>
    <w:uiPriority w:val="99"/>
    <w:semiHidden/>
    <w:rsid w:val="00C750FE"/>
  </w:style>
  <w:style w:type="character" w:customStyle="1" w:styleId="NoteChar">
    <w:name w:val="Note: Char"/>
    <w:basedOn w:val="DefaultParagraphFont"/>
    <w:link w:val="Note"/>
    <w:rsid w:val="00C62061"/>
    <w:rPr>
      <w:rFonts w:asciiTheme="minorHAnsi" w:eastAsiaTheme="minorHAnsi" w:hAnsiTheme="minorHAnsi" w:cstheme="minorBidi"/>
      <w:i/>
      <w:iCs/>
      <w:sz w:val="22"/>
      <w:szCs w:val="22"/>
      <w:lang w:val="en-US" w:eastAsia="en-US"/>
    </w:rPr>
  </w:style>
  <w:style w:type="character" w:customStyle="1" w:styleId="BodyTextChar">
    <w:name w:val="Body Text Char"/>
    <w:basedOn w:val="DefaultParagraphFont"/>
    <w:link w:val="BodyText"/>
    <w:uiPriority w:val="99"/>
    <w:semiHidden/>
    <w:rsid w:val="00C750FE"/>
    <w:rPr>
      <w:rFonts w:asciiTheme="minorHAnsi" w:eastAsiaTheme="minorHAnsi" w:hAnsiTheme="minorHAnsi" w:cstheme="minorBidi"/>
      <w:sz w:val="22"/>
      <w:szCs w:val="22"/>
      <w:lang w:val="en-US" w:eastAsia="en-US"/>
    </w:rPr>
  </w:style>
  <w:style w:type="paragraph" w:customStyle="1" w:styleId="TableText">
    <w:name w:val="Table Text"/>
    <w:basedOn w:val="Normal"/>
    <w:link w:val="TableTextChar"/>
    <w:qFormat/>
    <w:rsid w:val="00E911B3"/>
    <w:pPr>
      <w:framePr w:hSpace="180" w:wrap="around" w:vAnchor="text" w:hAnchor="margin" w:y="127"/>
      <w:spacing w:before="40" w:after="40" w:line="276" w:lineRule="auto"/>
    </w:pPr>
    <w:rPr>
      <w:rFonts w:eastAsiaTheme="majorEastAsia" w:cstheme="majorBidi"/>
      <w:color w:val="000000" w:themeColor="text1"/>
      <w:lang w:eastAsia="ja-JP"/>
    </w:rPr>
  </w:style>
  <w:style w:type="character" w:customStyle="1" w:styleId="TableTextChar">
    <w:name w:val="Table Text Char"/>
    <w:basedOn w:val="DefaultParagraphFont"/>
    <w:link w:val="TableText"/>
    <w:rsid w:val="00E911B3"/>
    <w:rPr>
      <w:rFonts w:asciiTheme="minorHAnsi" w:eastAsiaTheme="majorEastAsia" w:hAnsiTheme="minorHAnsi" w:cstheme="majorBidi"/>
      <w:color w:val="000000" w:themeColor="text1"/>
      <w:sz w:val="22"/>
      <w:szCs w:val="22"/>
      <w:lang w:val="en-US" w:eastAsia="ja-JP"/>
    </w:rPr>
  </w:style>
  <w:style w:type="paragraph" w:customStyle="1" w:styleId="TableHeader">
    <w:name w:val="Table Header"/>
    <w:basedOn w:val="Normal"/>
    <w:link w:val="TableHeaderChar"/>
    <w:qFormat/>
    <w:rsid w:val="00E911B3"/>
    <w:rPr>
      <w:rFonts w:ascii="Verdana" w:eastAsiaTheme="majorEastAsia" w:hAnsi="Verdana" w:cs="Arial"/>
      <w:b/>
      <w:color w:val="000000"/>
      <w:lang w:eastAsia="ja-JP"/>
    </w:rPr>
  </w:style>
  <w:style w:type="character" w:customStyle="1" w:styleId="TableHeaderChar">
    <w:name w:val="Table Header Char"/>
    <w:basedOn w:val="DefaultParagraphFont"/>
    <w:link w:val="TableHeader"/>
    <w:rsid w:val="00E911B3"/>
    <w:rPr>
      <w:rFonts w:ascii="Verdana" w:eastAsiaTheme="majorEastAsia" w:hAnsi="Verdana" w:cs="Arial"/>
      <w:b/>
      <w:color w:val="000000"/>
      <w:sz w:val="24"/>
      <w:szCs w:val="24"/>
      <w:lang w:val="en-US" w:eastAsia="ja-JP"/>
    </w:rPr>
  </w:style>
  <w:style w:type="paragraph" w:customStyle="1" w:styleId="p">
    <w:name w:val="p"/>
    <w:basedOn w:val="Normal"/>
    <w:rsid w:val="00E911B3"/>
    <w:pPr>
      <w:spacing w:before="100" w:beforeAutospacing="1" w:after="100" w:afterAutospacing="1"/>
    </w:pPr>
  </w:style>
  <w:style w:type="paragraph" w:customStyle="1" w:styleId="TIP">
    <w:name w:val="TIP #"/>
    <w:basedOn w:val="Normal"/>
    <w:next w:val="Normal"/>
    <w:rsid w:val="003221AB"/>
    <w:pPr>
      <w:keepNext/>
      <w:numPr>
        <w:numId w:val="14"/>
      </w:numPr>
      <w:pBdr>
        <w:bottom w:val="single" w:sz="4" w:space="1" w:color="auto"/>
      </w:pBdr>
      <w:tabs>
        <w:tab w:val="left" w:pos="5040"/>
        <w:tab w:val="right" w:pos="9360"/>
      </w:tabs>
      <w:ind w:left="900" w:right="18" w:hanging="900"/>
      <w:outlineLvl w:val="0"/>
    </w:pPr>
    <w:rPr>
      <w:rFonts w:asciiTheme="majorHAnsi" w:hAnsiTheme="majorHAnsi" w:cs="Calibri"/>
      <w:b/>
      <w:bCs/>
      <w:color w:val="000000"/>
      <w:kern w:val="32"/>
      <w:sz w:val="40"/>
      <w:szCs w:val="40"/>
    </w:rPr>
  </w:style>
  <w:style w:type="paragraph" w:customStyle="1" w:styleId="Heading1B">
    <w:name w:val="Heading 1B"/>
    <w:basedOn w:val="TIP"/>
    <w:next w:val="Normal"/>
    <w:link w:val="Heading1BChar"/>
    <w:rsid w:val="003221AB"/>
  </w:style>
  <w:style w:type="character" w:customStyle="1" w:styleId="Heading1BChar">
    <w:name w:val="Heading 1B Char"/>
    <w:basedOn w:val="DefaultParagraphFont"/>
    <w:link w:val="Heading1B"/>
    <w:rsid w:val="003221AB"/>
    <w:rPr>
      <w:rFonts w:asciiTheme="majorHAnsi" w:eastAsia="Times New Roman" w:hAnsiTheme="majorHAnsi" w:cs="Calibri"/>
      <w:b/>
      <w:bCs/>
      <w:color w:val="000000"/>
      <w:kern w:val="32"/>
      <w:sz w:val="40"/>
      <w:szCs w:val="40"/>
      <w:lang w:val="en-US" w:eastAsia="en-US"/>
    </w:rPr>
  </w:style>
  <w:style w:type="paragraph" w:customStyle="1" w:styleId="SECRET">
    <w:name w:val="SECRET"/>
    <w:basedOn w:val="Normal"/>
    <w:link w:val="SECRETChar"/>
    <w:rsid w:val="0040258C"/>
    <w:pPr>
      <w:numPr>
        <w:numId w:val="24"/>
      </w:numPr>
      <w:spacing w:after="200"/>
    </w:pPr>
    <w:rPr>
      <w:rFonts w:eastAsia="Arial"/>
      <w:i/>
    </w:rPr>
  </w:style>
  <w:style w:type="character" w:customStyle="1" w:styleId="SECRETChar">
    <w:name w:val="SECRET Char"/>
    <w:basedOn w:val="DefaultParagraphFont"/>
    <w:link w:val="SECRET"/>
    <w:rsid w:val="0040258C"/>
    <w:rPr>
      <w:rFonts w:asciiTheme="minorHAnsi" w:eastAsia="Arial" w:hAnsiTheme="minorHAnsi"/>
      <w:i/>
      <w:sz w:val="22"/>
      <w:szCs w:val="22"/>
      <w:lang w:val="en-US" w:eastAsia="en-US"/>
    </w:rPr>
  </w:style>
  <w:style w:type="paragraph" w:customStyle="1" w:styleId="shortdesc">
    <w:name w:val="shortdesc"/>
    <w:basedOn w:val="Normal"/>
    <w:rsid w:val="00BF1249"/>
    <w:pPr>
      <w:spacing w:before="100" w:beforeAutospacing="1" w:after="100" w:afterAutospacing="1"/>
    </w:pPr>
  </w:style>
  <w:style w:type="paragraph" w:customStyle="1" w:styleId="li">
    <w:name w:val="li"/>
    <w:basedOn w:val="Normal"/>
    <w:rsid w:val="00BF1249"/>
    <w:pPr>
      <w:spacing w:before="100" w:beforeAutospacing="1" w:after="100" w:afterAutospacing="1"/>
    </w:pPr>
  </w:style>
  <w:style w:type="character" w:customStyle="1" w:styleId="tiptitle">
    <w:name w:val="tiptitle"/>
    <w:basedOn w:val="DefaultParagraphFont"/>
    <w:rsid w:val="00BF1249"/>
  </w:style>
  <w:style w:type="paragraph" w:customStyle="1" w:styleId="IMG-Figure">
    <w:name w:val="IMG - Figure"/>
    <w:basedOn w:val="P-Regular"/>
    <w:qFormat/>
    <w:rsid w:val="003D597A"/>
    <w:pPr>
      <w:jc w:val="center"/>
    </w:pPr>
    <w:rPr>
      <w:rFonts w:eastAsia="Times New Roman"/>
      <w:szCs w:val="20"/>
    </w:rPr>
  </w:style>
  <w:style w:type="character" w:styleId="UnresolvedMention">
    <w:name w:val="Unresolved Mention"/>
    <w:basedOn w:val="DefaultParagraphFont"/>
    <w:uiPriority w:val="99"/>
    <w:semiHidden/>
    <w:unhideWhenUsed/>
    <w:rsid w:val="001B3B4C"/>
    <w:rPr>
      <w:color w:val="605E5C"/>
      <w:shd w:val="clear" w:color="auto" w:fill="E1DFDD"/>
    </w:rPr>
  </w:style>
  <w:style w:type="character" w:styleId="IntenseEmphasis">
    <w:name w:val="Intense Emphasis"/>
    <w:basedOn w:val="DefaultParagraphFont"/>
    <w:uiPriority w:val="21"/>
    <w:qFormat/>
    <w:rsid w:val="0081722B"/>
    <w:rPr>
      <w:i/>
      <w:iCs/>
      <w:color w:val="4472C4" w:themeColor="accent1"/>
    </w:rPr>
  </w:style>
  <w:style w:type="character" w:styleId="FollowedHyperlink">
    <w:name w:val="FollowedHyperlink"/>
    <w:basedOn w:val="DefaultParagraphFont"/>
    <w:uiPriority w:val="99"/>
    <w:semiHidden/>
    <w:rsid w:val="00611BC0"/>
    <w:rPr>
      <w:color w:val="954F72" w:themeColor="followedHyperlink"/>
      <w:u w:val="single"/>
    </w:rPr>
  </w:style>
  <w:style w:type="paragraph" w:styleId="Header">
    <w:name w:val="header"/>
    <w:basedOn w:val="Normal"/>
    <w:link w:val="HeaderChar"/>
    <w:uiPriority w:val="99"/>
    <w:semiHidden/>
    <w:rsid w:val="009A47E2"/>
    <w:pPr>
      <w:tabs>
        <w:tab w:val="center" w:pos="4680"/>
        <w:tab w:val="right" w:pos="9360"/>
      </w:tabs>
    </w:pPr>
  </w:style>
  <w:style w:type="character" w:customStyle="1" w:styleId="HeaderChar">
    <w:name w:val="Header Char"/>
    <w:basedOn w:val="DefaultParagraphFont"/>
    <w:link w:val="Header"/>
    <w:uiPriority w:val="99"/>
    <w:semiHidden/>
    <w:rsid w:val="009A47E2"/>
    <w:rPr>
      <w:rFonts w:asciiTheme="minorHAnsi" w:eastAsiaTheme="minorHAnsi" w:hAnsiTheme="minorHAnsi" w:cstheme="minorBidi"/>
      <w:sz w:val="22"/>
      <w:szCs w:val="22"/>
      <w:lang w:val="en-US" w:eastAsia="en-US"/>
    </w:rPr>
  </w:style>
  <w:style w:type="paragraph" w:styleId="Footer">
    <w:name w:val="footer"/>
    <w:basedOn w:val="Normal"/>
    <w:link w:val="FooterChar"/>
    <w:uiPriority w:val="99"/>
    <w:semiHidden/>
    <w:rsid w:val="009A47E2"/>
    <w:pPr>
      <w:tabs>
        <w:tab w:val="center" w:pos="4680"/>
        <w:tab w:val="right" w:pos="9360"/>
      </w:tabs>
    </w:pPr>
  </w:style>
  <w:style w:type="character" w:customStyle="1" w:styleId="FooterChar">
    <w:name w:val="Footer Char"/>
    <w:basedOn w:val="DefaultParagraphFont"/>
    <w:link w:val="Footer"/>
    <w:uiPriority w:val="99"/>
    <w:semiHidden/>
    <w:rsid w:val="009A47E2"/>
    <w:rPr>
      <w:rFonts w:asciiTheme="minorHAnsi" w:eastAsiaTheme="minorHAnsi" w:hAnsiTheme="minorHAnsi" w:cstheme="minorBidi"/>
      <w:sz w:val="22"/>
      <w:szCs w:val="22"/>
      <w:lang w:val="en-US" w:eastAsia="en-US"/>
    </w:rPr>
  </w:style>
  <w:style w:type="character" w:customStyle="1" w:styleId="Definition">
    <w:name w:val="Definition"/>
    <w:basedOn w:val="DefaultParagraphFont"/>
    <w:rsid w:val="00FC5925"/>
    <w:rPr>
      <w:rFonts w:ascii="Times New Roman" w:hAnsi="Times New Roman"/>
      <w:b/>
      <w:bCs/>
      <w:i/>
      <w:iCs/>
      <w:color w:val="31849B"/>
      <w:sz w:val="24"/>
    </w:rPr>
  </w:style>
  <w:style w:type="paragraph" w:customStyle="1" w:styleId="Tip0">
    <w:name w:val="Tip"/>
    <w:basedOn w:val="Normal"/>
    <w:link w:val="TipChar"/>
    <w:qFormat/>
    <w:rsid w:val="00FC5925"/>
    <w:pPr>
      <w:numPr>
        <w:numId w:val="65"/>
      </w:numPr>
      <w:spacing w:before="100" w:beforeAutospacing="1" w:after="100" w:afterAutospacing="1"/>
      <w:ind w:hanging="720"/>
    </w:pPr>
    <w:rPr>
      <w:rFonts w:ascii="Arial" w:hAnsi="Arial"/>
      <w:i/>
    </w:rPr>
  </w:style>
  <w:style w:type="character" w:customStyle="1" w:styleId="TipChar">
    <w:name w:val="Tip Char"/>
    <w:basedOn w:val="DefaultParagraphFont"/>
    <w:link w:val="Tip0"/>
    <w:rsid w:val="00FC5925"/>
    <w:rPr>
      <w:rFonts w:ascii="Arial" w:eastAsia="Times New Roman" w:hAnsi="Arial"/>
      <w:i/>
      <w:sz w:val="22"/>
      <w:szCs w:val="24"/>
      <w:lang w:val="en-US" w:eastAsia="en-US"/>
    </w:rPr>
  </w:style>
  <w:style w:type="paragraph" w:customStyle="1" w:styleId="Warning">
    <w:name w:val="Warning"/>
    <w:basedOn w:val="Normal"/>
    <w:link w:val="WarningChar"/>
    <w:qFormat/>
    <w:rsid w:val="00FC5925"/>
    <w:pPr>
      <w:numPr>
        <w:numId w:val="66"/>
      </w:numPr>
      <w:spacing w:before="100" w:beforeAutospacing="1" w:after="100" w:afterAutospacing="1"/>
      <w:ind w:hanging="720"/>
    </w:pPr>
    <w:rPr>
      <w:rFonts w:ascii="Arial" w:hAnsi="Arial"/>
      <w:i/>
    </w:rPr>
  </w:style>
  <w:style w:type="character" w:customStyle="1" w:styleId="WarningChar">
    <w:name w:val="Warning Char"/>
    <w:basedOn w:val="DefaultParagraphFont"/>
    <w:link w:val="Warning"/>
    <w:rsid w:val="00FC5925"/>
    <w:rPr>
      <w:rFonts w:ascii="Arial" w:eastAsia="Times New Roman" w:hAnsi="Arial"/>
      <w:i/>
      <w:sz w:val="22"/>
      <w:szCs w:val="24"/>
      <w:lang w:val="en-US" w:eastAsia="en-US"/>
    </w:rPr>
  </w:style>
  <w:style w:type="paragraph" w:customStyle="1" w:styleId="Exercise">
    <w:name w:val="Exercise"/>
    <w:basedOn w:val="Normal"/>
    <w:next w:val="Normal"/>
    <w:qFormat/>
    <w:rsid w:val="00FC5925"/>
    <w:pPr>
      <w:shd w:val="clear" w:color="auto" w:fill="808080"/>
      <w:spacing w:after="240"/>
      <w:ind w:left="1440" w:hanging="1440"/>
    </w:pPr>
    <w:rPr>
      <w:rFonts w:ascii="Arial Narrow" w:hAnsi="Arial Narrow"/>
      <w:b/>
      <w:color w:val="FFFFFF"/>
      <w:sz w:val="28"/>
      <w:szCs w:val="28"/>
    </w:rPr>
  </w:style>
  <w:style w:type="paragraph" w:customStyle="1" w:styleId="Step-by-Step">
    <w:name w:val="Step-by-Step"/>
    <w:basedOn w:val="Normal"/>
    <w:qFormat/>
    <w:rsid w:val="00FC5925"/>
    <w:pPr>
      <w:numPr>
        <w:numId w:val="67"/>
      </w:numPr>
      <w:overflowPunct w:val="0"/>
      <w:autoSpaceDE w:val="0"/>
      <w:autoSpaceDN w:val="0"/>
      <w:adjustRightInd w:val="0"/>
      <w:spacing w:before="100" w:beforeAutospacing="1" w:after="220"/>
      <w:ind w:left="1260" w:hanging="900"/>
      <w:textAlignment w:val="baseline"/>
    </w:pPr>
    <w:rPr>
      <w:rFonts w:ascii="Arial" w:hAnsi="Arial" w:cs="Arial"/>
      <w:color w:val="000000"/>
      <w:spacing w:val="-10"/>
      <w:kern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996358">
      <w:bodyDiv w:val="1"/>
      <w:marLeft w:val="0"/>
      <w:marRight w:val="0"/>
      <w:marTop w:val="0"/>
      <w:marBottom w:val="0"/>
      <w:divBdr>
        <w:top w:val="none" w:sz="0" w:space="0" w:color="auto"/>
        <w:left w:val="none" w:sz="0" w:space="0" w:color="auto"/>
        <w:bottom w:val="none" w:sz="0" w:space="0" w:color="auto"/>
        <w:right w:val="none" w:sz="0" w:space="0" w:color="auto"/>
      </w:divBdr>
    </w:div>
    <w:div w:id="214391786">
      <w:bodyDiv w:val="1"/>
      <w:marLeft w:val="0"/>
      <w:marRight w:val="0"/>
      <w:marTop w:val="0"/>
      <w:marBottom w:val="0"/>
      <w:divBdr>
        <w:top w:val="none" w:sz="0" w:space="0" w:color="auto"/>
        <w:left w:val="none" w:sz="0" w:space="0" w:color="auto"/>
        <w:bottom w:val="none" w:sz="0" w:space="0" w:color="auto"/>
        <w:right w:val="none" w:sz="0" w:space="0" w:color="auto"/>
      </w:divBdr>
    </w:div>
    <w:div w:id="259291786">
      <w:bodyDiv w:val="1"/>
      <w:marLeft w:val="0"/>
      <w:marRight w:val="0"/>
      <w:marTop w:val="0"/>
      <w:marBottom w:val="0"/>
      <w:divBdr>
        <w:top w:val="none" w:sz="0" w:space="0" w:color="auto"/>
        <w:left w:val="none" w:sz="0" w:space="0" w:color="auto"/>
        <w:bottom w:val="none" w:sz="0" w:space="0" w:color="auto"/>
        <w:right w:val="none" w:sz="0" w:space="0" w:color="auto"/>
      </w:divBdr>
    </w:div>
    <w:div w:id="268196629">
      <w:bodyDiv w:val="1"/>
      <w:marLeft w:val="0"/>
      <w:marRight w:val="0"/>
      <w:marTop w:val="0"/>
      <w:marBottom w:val="0"/>
      <w:divBdr>
        <w:top w:val="none" w:sz="0" w:space="0" w:color="auto"/>
        <w:left w:val="none" w:sz="0" w:space="0" w:color="auto"/>
        <w:bottom w:val="none" w:sz="0" w:space="0" w:color="auto"/>
        <w:right w:val="none" w:sz="0" w:space="0" w:color="auto"/>
      </w:divBdr>
    </w:div>
    <w:div w:id="278949441">
      <w:bodyDiv w:val="1"/>
      <w:marLeft w:val="0"/>
      <w:marRight w:val="0"/>
      <w:marTop w:val="0"/>
      <w:marBottom w:val="0"/>
      <w:divBdr>
        <w:top w:val="none" w:sz="0" w:space="0" w:color="auto"/>
        <w:left w:val="none" w:sz="0" w:space="0" w:color="auto"/>
        <w:bottom w:val="none" w:sz="0" w:space="0" w:color="auto"/>
        <w:right w:val="none" w:sz="0" w:space="0" w:color="auto"/>
      </w:divBdr>
    </w:div>
    <w:div w:id="309408765">
      <w:bodyDiv w:val="1"/>
      <w:marLeft w:val="0"/>
      <w:marRight w:val="0"/>
      <w:marTop w:val="0"/>
      <w:marBottom w:val="0"/>
      <w:divBdr>
        <w:top w:val="none" w:sz="0" w:space="0" w:color="auto"/>
        <w:left w:val="none" w:sz="0" w:space="0" w:color="auto"/>
        <w:bottom w:val="none" w:sz="0" w:space="0" w:color="auto"/>
        <w:right w:val="none" w:sz="0" w:space="0" w:color="auto"/>
      </w:divBdr>
    </w:div>
    <w:div w:id="360010242">
      <w:bodyDiv w:val="1"/>
      <w:marLeft w:val="0"/>
      <w:marRight w:val="0"/>
      <w:marTop w:val="0"/>
      <w:marBottom w:val="0"/>
      <w:divBdr>
        <w:top w:val="none" w:sz="0" w:space="0" w:color="auto"/>
        <w:left w:val="none" w:sz="0" w:space="0" w:color="auto"/>
        <w:bottom w:val="none" w:sz="0" w:space="0" w:color="auto"/>
        <w:right w:val="none" w:sz="0" w:space="0" w:color="auto"/>
      </w:divBdr>
    </w:div>
    <w:div w:id="373038985">
      <w:bodyDiv w:val="1"/>
      <w:marLeft w:val="0"/>
      <w:marRight w:val="0"/>
      <w:marTop w:val="0"/>
      <w:marBottom w:val="0"/>
      <w:divBdr>
        <w:top w:val="none" w:sz="0" w:space="0" w:color="auto"/>
        <w:left w:val="none" w:sz="0" w:space="0" w:color="auto"/>
        <w:bottom w:val="none" w:sz="0" w:space="0" w:color="auto"/>
        <w:right w:val="none" w:sz="0" w:space="0" w:color="auto"/>
      </w:divBdr>
    </w:div>
    <w:div w:id="447093435">
      <w:bodyDiv w:val="1"/>
      <w:marLeft w:val="0"/>
      <w:marRight w:val="0"/>
      <w:marTop w:val="0"/>
      <w:marBottom w:val="0"/>
      <w:divBdr>
        <w:top w:val="none" w:sz="0" w:space="0" w:color="auto"/>
        <w:left w:val="none" w:sz="0" w:space="0" w:color="auto"/>
        <w:bottom w:val="none" w:sz="0" w:space="0" w:color="auto"/>
        <w:right w:val="none" w:sz="0" w:space="0" w:color="auto"/>
      </w:divBdr>
    </w:div>
    <w:div w:id="529413509">
      <w:bodyDiv w:val="1"/>
      <w:marLeft w:val="0"/>
      <w:marRight w:val="0"/>
      <w:marTop w:val="0"/>
      <w:marBottom w:val="0"/>
      <w:divBdr>
        <w:top w:val="none" w:sz="0" w:space="0" w:color="auto"/>
        <w:left w:val="none" w:sz="0" w:space="0" w:color="auto"/>
        <w:bottom w:val="none" w:sz="0" w:space="0" w:color="auto"/>
        <w:right w:val="none" w:sz="0" w:space="0" w:color="auto"/>
      </w:divBdr>
    </w:div>
    <w:div w:id="530925012">
      <w:bodyDiv w:val="1"/>
      <w:marLeft w:val="0"/>
      <w:marRight w:val="0"/>
      <w:marTop w:val="0"/>
      <w:marBottom w:val="0"/>
      <w:divBdr>
        <w:top w:val="none" w:sz="0" w:space="0" w:color="auto"/>
        <w:left w:val="none" w:sz="0" w:space="0" w:color="auto"/>
        <w:bottom w:val="none" w:sz="0" w:space="0" w:color="auto"/>
        <w:right w:val="none" w:sz="0" w:space="0" w:color="auto"/>
      </w:divBdr>
    </w:div>
    <w:div w:id="573584269">
      <w:bodyDiv w:val="1"/>
      <w:marLeft w:val="0"/>
      <w:marRight w:val="0"/>
      <w:marTop w:val="0"/>
      <w:marBottom w:val="0"/>
      <w:divBdr>
        <w:top w:val="none" w:sz="0" w:space="0" w:color="auto"/>
        <w:left w:val="none" w:sz="0" w:space="0" w:color="auto"/>
        <w:bottom w:val="none" w:sz="0" w:space="0" w:color="auto"/>
        <w:right w:val="none" w:sz="0" w:space="0" w:color="auto"/>
      </w:divBdr>
    </w:div>
    <w:div w:id="702243513">
      <w:bodyDiv w:val="1"/>
      <w:marLeft w:val="0"/>
      <w:marRight w:val="0"/>
      <w:marTop w:val="0"/>
      <w:marBottom w:val="0"/>
      <w:divBdr>
        <w:top w:val="none" w:sz="0" w:space="0" w:color="auto"/>
        <w:left w:val="none" w:sz="0" w:space="0" w:color="auto"/>
        <w:bottom w:val="none" w:sz="0" w:space="0" w:color="auto"/>
        <w:right w:val="none" w:sz="0" w:space="0" w:color="auto"/>
      </w:divBdr>
    </w:div>
    <w:div w:id="721100925">
      <w:bodyDiv w:val="1"/>
      <w:marLeft w:val="0"/>
      <w:marRight w:val="0"/>
      <w:marTop w:val="0"/>
      <w:marBottom w:val="0"/>
      <w:divBdr>
        <w:top w:val="none" w:sz="0" w:space="0" w:color="auto"/>
        <w:left w:val="none" w:sz="0" w:space="0" w:color="auto"/>
        <w:bottom w:val="none" w:sz="0" w:space="0" w:color="auto"/>
        <w:right w:val="none" w:sz="0" w:space="0" w:color="auto"/>
      </w:divBdr>
    </w:div>
    <w:div w:id="737174635">
      <w:bodyDiv w:val="1"/>
      <w:marLeft w:val="0"/>
      <w:marRight w:val="0"/>
      <w:marTop w:val="0"/>
      <w:marBottom w:val="0"/>
      <w:divBdr>
        <w:top w:val="none" w:sz="0" w:space="0" w:color="auto"/>
        <w:left w:val="none" w:sz="0" w:space="0" w:color="auto"/>
        <w:bottom w:val="none" w:sz="0" w:space="0" w:color="auto"/>
        <w:right w:val="none" w:sz="0" w:space="0" w:color="auto"/>
      </w:divBdr>
    </w:div>
    <w:div w:id="776757233">
      <w:bodyDiv w:val="1"/>
      <w:marLeft w:val="0"/>
      <w:marRight w:val="0"/>
      <w:marTop w:val="0"/>
      <w:marBottom w:val="0"/>
      <w:divBdr>
        <w:top w:val="none" w:sz="0" w:space="0" w:color="auto"/>
        <w:left w:val="none" w:sz="0" w:space="0" w:color="auto"/>
        <w:bottom w:val="none" w:sz="0" w:space="0" w:color="auto"/>
        <w:right w:val="none" w:sz="0" w:space="0" w:color="auto"/>
      </w:divBdr>
    </w:div>
    <w:div w:id="784619902">
      <w:bodyDiv w:val="1"/>
      <w:marLeft w:val="0"/>
      <w:marRight w:val="0"/>
      <w:marTop w:val="0"/>
      <w:marBottom w:val="0"/>
      <w:divBdr>
        <w:top w:val="none" w:sz="0" w:space="0" w:color="auto"/>
        <w:left w:val="none" w:sz="0" w:space="0" w:color="auto"/>
        <w:bottom w:val="none" w:sz="0" w:space="0" w:color="auto"/>
        <w:right w:val="none" w:sz="0" w:space="0" w:color="auto"/>
      </w:divBdr>
    </w:div>
    <w:div w:id="807943636">
      <w:bodyDiv w:val="1"/>
      <w:marLeft w:val="0"/>
      <w:marRight w:val="0"/>
      <w:marTop w:val="0"/>
      <w:marBottom w:val="0"/>
      <w:divBdr>
        <w:top w:val="none" w:sz="0" w:space="0" w:color="auto"/>
        <w:left w:val="none" w:sz="0" w:space="0" w:color="auto"/>
        <w:bottom w:val="none" w:sz="0" w:space="0" w:color="auto"/>
        <w:right w:val="none" w:sz="0" w:space="0" w:color="auto"/>
      </w:divBdr>
    </w:div>
    <w:div w:id="809131680">
      <w:bodyDiv w:val="1"/>
      <w:marLeft w:val="0"/>
      <w:marRight w:val="0"/>
      <w:marTop w:val="0"/>
      <w:marBottom w:val="0"/>
      <w:divBdr>
        <w:top w:val="none" w:sz="0" w:space="0" w:color="auto"/>
        <w:left w:val="none" w:sz="0" w:space="0" w:color="auto"/>
        <w:bottom w:val="none" w:sz="0" w:space="0" w:color="auto"/>
        <w:right w:val="none" w:sz="0" w:space="0" w:color="auto"/>
      </w:divBdr>
    </w:div>
    <w:div w:id="810251229">
      <w:bodyDiv w:val="1"/>
      <w:marLeft w:val="0"/>
      <w:marRight w:val="0"/>
      <w:marTop w:val="0"/>
      <w:marBottom w:val="0"/>
      <w:divBdr>
        <w:top w:val="none" w:sz="0" w:space="0" w:color="auto"/>
        <w:left w:val="none" w:sz="0" w:space="0" w:color="auto"/>
        <w:bottom w:val="none" w:sz="0" w:space="0" w:color="auto"/>
        <w:right w:val="none" w:sz="0" w:space="0" w:color="auto"/>
      </w:divBdr>
    </w:div>
    <w:div w:id="871039423">
      <w:bodyDiv w:val="1"/>
      <w:marLeft w:val="0"/>
      <w:marRight w:val="0"/>
      <w:marTop w:val="0"/>
      <w:marBottom w:val="0"/>
      <w:divBdr>
        <w:top w:val="none" w:sz="0" w:space="0" w:color="auto"/>
        <w:left w:val="none" w:sz="0" w:space="0" w:color="auto"/>
        <w:bottom w:val="none" w:sz="0" w:space="0" w:color="auto"/>
        <w:right w:val="none" w:sz="0" w:space="0" w:color="auto"/>
      </w:divBdr>
    </w:div>
    <w:div w:id="871695949">
      <w:bodyDiv w:val="1"/>
      <w:marLeft w:val="0"/>
      <w:marRight w:val="0"/>
      <w:marTop w:val="0"/>
      <w:marBottom w:val="0"/>
      <w:divBdr>
        <w:top w:val="none" w:sz="0" w:space="0" w:color="auto"/>
        <w:left w:val="none" w:sz="0" w:space="0" w:color="auto"/>
        <w:bottom w:val="none" w:sz="0" w:space="0" w:color="auto"/>
        <w:right w:val="none" w:sz="0" w:space="0" w:color="auto"/>
      </w:divBdr>
    </w:div>
    <w:div w:id="934826415">
      <w:bodyDiv w:val="1"/>
      <w:marLeft w:val="0"/>
      <w:marRight w:val="0"/>
      <w:marTop w:val="0"/>
      <w:marBottom w:val="0"/>
      <w:divBdr>
        <w:top w:val="none" w:sz="0" w:space="0" w:color="auto"/>
        <w:left w:val="none" w:sz="0" w:space="0" w:color="auto"/>
        <w:bottom w:val="none" w:sz="0" w:space="0" w:color="auto"/>
        <w:right w:val="none" w:sz="0" w:space="0" w:color="auto"/>
      </w:divBdr>
    </w:div>
    <w:div w:id="1001010148">
      <w:bodyDiv w:val="1"/>
      <w:marLeft w:val="0"/>
      <w:marRight w:val="0"/>
      <w:marTop w:val="0"/>
      <w:marBottom w:val="0"/>
      <w:divBdr>
        <w:top w:val="none" w:sz="0" w:space="0" w:color="auto"/>
        <w:left w:val="none" w:sz="0" w:space="0" w:color="auto"/>
        <w:bottom w:val="none" w:sz="0" w:space="0" w:color="auto"/>
        <w:right w:val="none" w:sz="0" w:space="0" w:color="auto"/>
      </w:divBdr>
    </w:div>
    <w:div w:id="1011830910">
      <w:bodyDiv w:val="1"/>
      <w:marLeft w:val="0"/>
      <w:marRight w:val="0"/>
      <w:marTop w:val="0"/>
      <w:marBottom w:val="0"/>
      <w:divBdr>
        <w:top w:val="none" w:sz="0" w:space="0" w:color="auto"/>
        <w:left w:val="none" w:sz="0" w:space="0" w:color="auto"/>
        <w:bottom w:val="none" w:sz="0" w:space="0" w:color="auto"/>
        <w:right w:val="none" w:sz="0" w:space="0" w:color="auto"/>
      </w:divBdr>
    </w:div>
    <w:div w:id="1012537226">
      <w:bodyDiv w:val="1"/>
      <w:marLeft w:val="0"/>
      <w:marRight w:val="0"/>
      <w:marTop w:val="0"/>
      <w:marBottom w:val="0"/>
      <w:divBdr>
        <w:top w:val="none" w:sz="0" w:space="0" w:color="auto"/>
        <w:left w:val="none" w:sz="0" w:space="0" w:color="auto"/>
        <w:bottom w:val="none" w:sz="0" w:space="0" w:color="auto"/>
        <w:right w:val="none" w:sz="0" w:space="0" w:color="auto"/>
      </w:divBdr>
    </w:div>
    <w:div w:id="1084573374">
      <w:bodyDiv w:val="1"/>
      <w:marLeft w:val="0"/>
      <w:marRight w:val="0"/>
      <w:marTop w:val="0"/>
      <w:marBottom w:val="0"/>
      <w:divBdr>
        <w:top w:val="none" w:sz="0" w:space="0" w:color="auto"/>
        <w:left w:val="none" w:sz="0" w:space="0" w:color="auto"/>
        <w:bottom w:val="none" w:sz="0" w:space="0" w:color="auto"/>
        <w:right w:val="none" w:sz="0" w:space="0" w:color="auto"/>
      </w:divBdr>
    </w:div>
    <w:div w:id="1086150406">
      <w:bodyDiv w:val="1"/>
      <w:marLeft w:val="0"/>
      <w:marRight w:val="0"/>
      <w:marTop w:val="0"/>
      <w:marBottom w:val="0"/>
      <w:divBdr>
        <w:top w:val="none" w:sz="0" w:space="0" w:color="auto"/>
        <w:left w:val="none" w:sz="0" w:space="0" w:color="auto"/>
        <w:bottom w:val="none" w:sz="0" w:space="0" w:color="auto"/>
        <w:right w:val="none" w:sz="0" w:space="0" w:color="auto"/>
      </w:divBdr>
    </w:div>
    <w:div w:id="1118639700">
      <w:bodyDiv w:val="1"/>
      <w:marLeft w:val="0"/>
      <w:marRight w:val="0"/>
      <w:marTop w:val="0"/>
      <w:marBottom w:val="0"/>
      <w:divBdr>
        <w:top w:val="none" w:sz="0" w:space="0" w:color="auto"/>
        <w:left w:val="none" w:sz="0" w:space="0" w:color="auto"/>
        <w:bottom w:val="none" w:sz="0" w:space="0" w:color="auto"/>
        <w:right w:val="none" w:sz="0" w:space="0" w:color="auto"/>
      </w:divBdr>
    </w:div>
    <w:div w:id="1133135209">
      <w:bodyDiv w:val="1"/>
      <w:marLeft w:val="0"/>
      <w:marRight w:val="0"/>
      <w:marTop w:val="0"/>
      <w:marBottom w:val="0"/>
      <w:divBdr>
        <w:top w:val="none" w:sz="0" w:space="0" w:color="auto"/>
        <w:left w:val="none" w:sz="0" w:space="0" w:color="auto"/>
        <w:bottom w:val="none" w:sz="0" w:space="0" w:color="auto"/>
        <w:right w:val="none" w:sz="0" w:space="0" w:color="auto"/>
      </w:divBdr>
    </w:div>
    <w:div w:id="1160461078">
      <w:bodyDiv w:val="1"/>
      <w:marLeft w:val="0"/>
      <w:marRight w:val="0"/>
      <w:marTop w:val="0"/>
      <w:marBottom w:val="0"/>
      <w:divBdr>
        <w:top w:val="none" w:sz="0" w:space="0" w:color="auto"/>
        <w:left w:val="none" w:sz="0" w:space="0" w:color="auto"/>
        <w:bottom w:val="none" w:sz="0" w:space="0" w:color="auto"/>
        <w:right w:val="none" w:sz="0" w:space="0" w:color="auto"/>
      </w:divBdr>
    </w:div>
    <w:div w:id="1186023966">
      <w:bodyDiv w:val="1"/>
      <w:marLeft w:val="0"/>
      <w:marRight w:val="0"/>
      <w:marTop w:val="0"/>
      <w:marBottom w:val="0"/>
      <w:divBdr>
        <w:top w:val="none" w:sz="0" w:space="0" w:color="auto"/>
        <w:left w:val="none" w:sz="0" w:space="0" w:color="auto"/>
        <w:bottom w:val="none" w:sz="0" w:space="0" w:color="auto"/>
        <w:right w:val="none" w:sz="0" w:space="0" w:color="auto"/>
      </w:divBdr>
    </w:div>
    <w:div w:id="1210461166">
      <w:bodyDiv w:val="1"/>
      <w:marLeft w:val="0"/>
      <w:marRight w:val="0"/>
      <w:marTop w:val="0"/>
      <w:marBottom w:val="0"/>
      <w:divBdr>
        <w:top w:val="none" w:sz="0" w:space="0" w:color="auto"/>
        <w:left w:val="none" w:sz="0" w:space="0" w:color="auto"/>
        <w:bottom w:val="none" w:sz="0" w:space="0" w:color="auto"/>
        <w:right w:val="none" w:sz="0" w:space="0" w:color="auto"/>
      </w:divBdr>
    </w:div>
    <w:div w:id="1218316105">
      <w:bodyDiv w:val="1"/>
      <w:marLeft w:val="0"/>
      <w:marRight w:val="0"/>
      <w:marTop w:val="0"/>
      <w:marBottom w:val="0"/>
      <w:divBdr>
        <w:top w:val="none" w:sz="0" w:space="0" w:color="auto"/>
        <w:left w:val="none" w:sz="0" w:space="0" w:color="auto"/>
        <w:bottom w:val="none" w:sz="0" w:space="0" w:color="auto"/>
        <w:right w:val="none" w:sz="0" w:space="0" w:color="auto"/>
      </w:divBdr>
    </w:div>
    <w:div w:id="1306668122">
      <w:bodyDiv w:val="1"/>
      <w:marLeft w:val="0"/>
      <w:marRight w:val="0"/>
      <w:marTop w:val="0"/>
      <w:marBottom w:val="0"/>
      <w:divBdr>
        <w:top w:val="none" w:sz="0" w:space="0" w:color="auto"/>
        <w:left w:val="none" w:sz="0" w:space="0" w:color="auto"/>
        <w:bottom w:val="none" w:sz="0" w:space="0" w:color="auto"/>
        <w:right w:val="none" w:sz="0" w:space="0" w:color="auto"/>
      </w:divBdr>
    </w:div>
    <w:div w:id="1310404574">
      <w:bodyDiv w:val="1"/>
      <w:marLeft w:val="0"/>
      <w:marRight w:val="0"/>
      <w:marTop w:val="0"/>
      <w:marBottom w:val="0"/>
      <w:divBdr>
        <w:top w:val="none" w:sz="0" w:space="0" w:color="auto"/>
        <w:left w:val="none" w:sz="0" w:space="0" w:color="auto"/>
        <w:bottom w:val="none" w:sz="0" w:space="0" w:color="auto"/>
        <w:right w:val="none" w:sz="0" w:space="0" w:color="auto"/>
      </w:divBdr>
    </w:div>
    <w:div w:id="1323848598">
      <w:bodyDiv w:val="1"/>
      <w:marLeft w:val="0"/>
      <w:marRight w:val="0"/>
      <w:marTop w:val="0"/>
      <w:marBottom w:val="0"/>
      <w:divBdr>
        <w:top w:val="none" w:sz="0" w:space="0" w:color="auto"/>
        <w:left w:val="none" w:sz="0" w:space="0" w:color="auto"/>
        <w:bottom w:val="none" w:sz="0" w:space="0" w:color="auto"/>
        <w:right w:val="none" w:sz="0" w:space="0" w:color="auto"/>
      </w:divBdr>
    </w:div>
    <w:div w:id="1330210085">
      <w:bodyDiv w:val="1"/>
      <w:marLeft w:val="0"/>
      <w:marRight w:val="0"/>
      <w:marTop w:val="0"/>
      <w:marBottom w:val="0"/>
      <w:divBdr>
        <w:top w:val="none" w:sz="0" w:space="0" w:color="auto"/>
        <w:left w:val="none" w:sz="0" w:space="0" w:color="auto"/>
        <w:bottom w:val="none" w:sz="0" w:space="0" w:color="auto"/>
        <w:right w:val="none" w:sz="0" w:space="0" w:color="auto"/>
      </w:divBdr>
    </w:div>
    <w:div w:id="1335650678">
      <w:bodyDiv w:val="1"/>
      <w:marLeft w:val="0"/>
      <w:marRight w:val="0"/>
      <w:marTop w:val="0"/>
      <w:marBottom w:val="0"/>
      <w:divBdr>
        <w:top w:val="none" w:sz="0" w:space="0" w:color="auto"/>
        <w:left w:val="none" w:sz="0" w:space="0" w:color="auto"/>
        <w:bottom w:val="none" w:sz="0" w:space="0" w:color="auto"/>
        <w:right w:val="none" w:sz="0" w:space="0" w:color="auto"/>
      </w:divBdr>
    </w:div>
    <w:div w:id="1418941570">
      <w:bodyDiv w:val="1"/>
      <w:marLeft w:val="0"/>
      <w:marRight w:val="0"/>
      <w:marTop w:val="0"/>
      <w:marBottom w:val="0"/>
      <w:divBdr>
        <w:top w:val="none" w:sz="0" w:space="0" w:color="auto"/>
        <w:left w:val="none" w:sz="0" w:space="0" w:color="auto"/>
        <w:bottom w:val="none" w:sz="0" w:space="0" w:color="auto"/>
        <w:right w:val="none" w:sz="0" w:space="0" w:color="auto"/>
      </w:divBdr>
    </w:div>
    <w:div w:id="1449011296">
      <w:bodyDiv w:val="1"/>
      <w:marLeft w:val="0"/>
      <w:marRight w:val="0"/>
      <w:marTop w:val="0"/>
      <w:marBottom w:val="0"/>
      <w:divBdr>
        <w:top w:val="none" w:sz="0" w:space="0" w:color="auto"/>
        <w:left w:val="none" w:sz="0" w:space="0" w:color="auto"/>
        <w:bottom w:val="none" w:sz="0" w:space="0" w:color="auto"/>
        <w:right w:val="none" w:sz="0" w:space="0" w:color="auto"/>
      </w:divBdr>
      <w:divsChild>
        <w:div w:id="91125652">
          <w:marLeft w:val="0"/>
          <w:marRight w:val="0"/>
          <w:marTop w:val="120"/>
          <w:marBottom w:val="120"/>
          <w:divBdr>
            <w:top w:val="none" w:sz="0" w:space="0" w:color="auto"/>
            <w:left w:val="none" w:sz="0" w:space="0" w:color="auto"/>
            <w:bottom w:val="none" w:sz="0" w:space="0" w:color="auto"/>
            <w:right w:val="none" w:sz="0" w:space="0" w:color="auto"/>
          </w:divBdr>
        </w:div>
        <w:div w:id="1361666468">
          <w:marLeft w:val="0"/>
          <w:marRight w:val="0"/>
          <w:marTop w:val="120"/>
          <w:marBottom w:val="120"/>
          <w:divBdr>
            <w:top w:val="none" w:sz="0" w:space="0" w:color="auto"/>
            <w:left w:val="none" w:sz="0" w:space="0" w:color="auto"/>
            <w:bottom w:val="none" w:sz="0" w:space="0" w:color="auto"/>
            <w:right w:val="none" w:sz="0" w:space="0" w:color="auto"/>
          </w:divBdr>
        </w:div>
        <w:div w:id="21371492">
          <w:marLeft w:val="0"/>
          <w:marRight w:val="0"/>
          <w:marTop w:val="120"/>
          <w:marBottom w:val="120"/>
          <w:divBdr>
            <w:top w:val="none" w:sz="0" w:space="0" w:color="auto"/>
            <w:left w:val="none" w:sz="0" w:space="0" w:color="auto"/>
            <w:bottom w:val="none" w:sz="0" w:space="0" w:color="auto"/>
            <w:right w:val="none" w:sz="0" w:space="0" w:color="auto"/>
          </w:divBdr>
        </w:div>
        <w:div w:id="52585931">
          <w:marLeft w:val="0"/>
          <w:marRight w:val="0"/>
          <w:marTop w:val="120"/>
          <w:marBottom w:val="120"/>
          <w:divBdr>
            <w:top w:val="none" w:sz="0" w:space="0" w:color="auto"/>
            <w:left w:val="none" w:sz="0" w:space="0" w:color="auto"/>
            <w:bottom w:val="none" w:sz="0" w:space="0" w:color="auto"/>
            <w:right w:val="none" w:sz="0" w:space="0" w:color="auto"/>
          </w:divBdr>
        </w:div>
        <w:div w:id="494103959">
          <w:marLeft w:val="0"/>
          <w:marRight w:val="0"/>
          <w:marTop w:val="120"/>
          <w:marBottom w:val="120"/>
          <w:divBdr>
            <w:top w:val="none" w:sz="0" w:space="0" w:color="auto"/>
            <w:left w:val="none" w:sz="0" w:space="0" w:color="auto"/>
            <w:bottom w:val="none" w:sz="0" w:space="0" w:color="auto"/>
            <w:right w:val="none" w:sz="0" w:space="0" w:color="auto"/>
          </w:divBdr>
        </w:div>
      </w:divsChild>
    </w:div>
    <w:div w:id="1453357620">
      <w:bodyDiv w:val="1"/>
      <w:marLeft w:val="0"/>
      <w:marRight w:val="0"/>
      <w:marTop w:val="0"/>
      <w:marBottom w:val="0"/>
      <w:divBdr>
        <w:top w:val="none" w:sz="0" w:space="0" w:color="auto"/>
        <w:left w:val="none" w:sz="0" w:space="0" w:color="auto"/>
        <w:bottom w:val="none" w:sz="0" w:space="0" w:color="auto"/>
        <w:right w:val="none" w:sz="0" w:space="0" w:color="auto"/>
      </w:divBdr>
    </w:div>
    <w:div w:id="1454711634">
      <w:bodyDiv w:val="1"/>
      <w:marLeft w:val="0"/>
      <w:marRight w:val="0"/>
      <w:marTop w:val="0"/>
      <w:marBottom w:val="0"/>
      <w:divBdr>
        <w:top w:val="none" w:sz="0" w:space="0" w:color="auto"/>
        <w:left w:val="none" w:sz="0" w:space="0" w:color="auto"/>
        <w:bottom w:val="none" w:sz="0" w:space="0" w:color="auto"/>
        <w:right w:val="none" w:sz="0" w:space="0" w:color="auto"/>
      </w:divBdr>
    </w:div>
    <w:div w:id="1522620981">
      <w:bodyDiv w:val="1"/>
      <w:marLeft w:val="0"/>
      <w:marRight w:val="0"/>
      <w:marTop w:val="0"/>
      <w:marBottom w:val="0"/>
      <w:divBdr>
        <w:top w:val="none" w:sz="0" w:space="0" w:color="auto"/>
        <w:left w:val="none" w:sz="0" w:space="0" w:color="auto"/>
        <w:bottom w:val="none" w:sz="0" w:space="0" w:color="auto"/>
        <w:right w:val="none" w:sz="0" w:space="0" w:color="auto"/>
      </w:divBdr>
    </w:div>
    <w:div w:id="1546604423">
      <w:bodyDiv w:val="1"/>
      <w:marLeft w:val="0"/>
      <w:marRight w:val="0"/>
      <w:marTop w:val="0"/>
      <w:marBottom w:val="0"/>
      <w:divBdr>
        <w:top w:val="none" w:sz="0" w:space="0" w:color="auto"/>
        <w:left w:val="none" w:sz="0" w:space="0" w:color="auto"/>
        <w:bottom w:val="none" w:sz="0" w:space="0" w:color="auto"/>
        <w:right w:val="none" w:sz="0" w:space="0" w:color="auto"/>
      </w:divBdr>
    </w:div>
    <w:div w:id="1556159174">
      <w:bodyDiv w:val="1"/>
      <w:marLeft w:val="0"/>
      <w:marRight w:val="0"/>
      <w:marTop w:val="0"/>
      <w:marBottom w:val="0"/>
      <w:divBdr>
        <w:top w:val="none" w:sz="0" w:space="0" w:color="auto"/>
        <w:left w:val="none" w:sz="0" w:space="0" w:color="auto"/>
        <w:bottom w:val="none" w:sz="0" w:space="0" w:color="auto"/>
        <w:right w:val="none" w:sz="0" w:space="0" w:color="auto"/>
      </w:divBdr>
    </w:div>
    <w:div w:id="1645965640">
      <w:bodyDiv w:val="1"/>
      <w:marLeft w:val="0"/>
      <w:marRight w:val="0"/>
      <w:marTop w:val="0"/>
      <w:marBottom w:val="0"/>
      <w:divBdr>
        <w:top w:val="none" w:sz="0" w:space="0" w:color="auto"/>
        <w:left w:val="none" w:sz="0" w:space="0" w:color="auto"/>
        <w:bottom w:val="none" w:sz="0" w:space="0" w:color="auto"/>
        <w:right w:val="none" w:sz="0" w:space="0" w:color="auto"/>
      </w:divBdr>
    </w:div>
    <w:div w:id="1680887323">
      <w:bodyDiv w:val="1"/>
      <w:marLeft w:val="0"/>
      <w:marRight w:val="0"/>
      <w:marTop w:val="0"/>
      <w:marBottom w:val="0"/>
      <w:divBdr>
        <w:top w:val="none" w:sz="0" w:space="0" w:color="auto"/>
        <w:left w:val="none" w:sz="0" w:space="0" w:color="auto"/>
        <w:bottom w:val="none" w:sz="0" w:space="0" w:color="auto"/>
        <w:right w:val="none" w:sz="0" w:space="0" w:color="auto"/>
      </w:divBdr>
    </w:div>
    <w:div w:id="1807745442">
      <w:bodyDiv w:val="1"/>
      <w:marLeft w:val="0"/>
      <w:marRight w:val="0"/>
      <w:marTop w:val="0"/>
      <w:marBottom w:val="0"/>
      <w:divBdr>
        <w:top w:val="none" w:sz="0" w:space="0" w:color="auto"/>
        <w:left w:val="none" w:sz="0" w:space="0" w:color="auto"/>
        <w:bottom w:val="none" w:sz="0" w:space="0" w:color="auto"/>
        <w:right w:val="none" w:sz="0" w:space="0" w:color="auto"/>
      </w:divBdr>
      <w:divsChild>
        <w:div w:id="143862593">
          <w:marLeft w:val="0"/>
          <w:marRight w:val="0"/>
          <w:marTop w:val="0"/>
          <w:marBottom w:val="0"/>
          <w:divBdr>
            <w:top w:val="none" w:sz="0" w:space="0" w:color="auto"/>
            <w:left w:val="none" w:sz="0" w:space="0" w:color="auto"/>
            <w:bottom w:val="none" w:sz="0" w:space="0" w:color="auto"/>
            <w:right w:val="none" w:sz="0" w:space="0" w:color="auto"/>
          </w:divBdr>
          <w:divsChild>
            <w:div w:id="875312378">
              <w:marLeft w:val="0"/>
              <w:marRight w:val="0"/>
              <w:marTop w:val="0"/>
              <w:marBottom w:val="0"/>
              <w:divBdr>
                <w:top w:val="none" w:sz="0" w:space="0" w:color="auto"/>
                <w:left w:val="none" w:sz="0" w:space="0" w:color="auto"/>
                <w:bottom w:val="none" w:sz="0" w:space="0" w:color="auto"/>
                <w:right w:val="none" w:sz="0" w:space="0" w:color="auto"/>
              </w:divBdr>
            </w:div>
            <w:div w:id="11810270">
              <w:marLeft w:val="0"/>
              <w:marRight w:val="0"/>
              <w:marTop w:val="0"/>
              <w:marBottom w:val="0"/>
              <w:divBdr>
                <w:top w:val="none" w:sz="0" w:space="0" w:color="auto"/>
                <w:left w:val="none" w:sz="0" w:space="0" w:color="auto"/>
                <w:bottom w:val="none" w:sz="0" w:space="0" w:color="auto"/>
                <w:right w:val="none" w:sz="0" w:space="0" w:color="auto"/>
              </w:divBdr>
            </w:div>
            <w:div w:id="580137871">
              <w:marLeft w:val="0"/>
              <w:marRight w:val="0"/>
              <w:marTop w:val="0"/>
              <w:marBottom w:val="0"/>
              <w:divBdr>
                <w:top w:val="none" w:sz="0" w:space="0" w:color="auto"/>
                <w:left w:val="none" w:sz="0" w:space="0" w:color="auto"/>
                <w:bottom w:val="none" w:sz="0" w:space="0" w:color="auto"/>
                <w:right w:val="none" w:sz="0" w:space="0" w:color="auto"/>
              </w:divBdr>
            </w:div>
            <w:div w:id="2142768752">
              <w:marLeft w:val="0"/>
              <w:marRight w:val="0"/>
              <w:marTop w:val="0"/>
              <w:marBottom w:val="0"/>
              <w:divBdr>
                <w:top w:val="none" w:sz="0" w:space="0" w:color="auto"/>
                <w:left w:val="none" w:sz="0" w:space="0" w:color="auto"/>
                <w:bottom w:val="none" w:sz="0" w:space="0" w:color="auto"/>
                <w:right w:val="none" w:sz="0" w:space="0" w:color="auto"/>
              </w:divBdr>
            </w:div>
            <w:div w:id="1908805395">
              <w:marLeft w:val="0"/>
              <w:marRight w:val="0"/>
              <w:marTop w:val="0"/>
              <w:marBottom w:val="0"/>
              <w:divBdr>
                <w:top w:val="none" w:sz="0" w:space="0" w:color="auto"/>
                <w:left w:val="none" w:sz="0" w:space="0" w:color="auto"/>
                <w:bottom w:val="none" w:sz="0" w:space="0" w:color="auto"/>
                <w:right w:val="none" w:sz="0" w:space="0" w:color="auto"/>
              </w:divBdr>
            </w:div>
            <w:div w:id="1571888164">
              <w:marLeft w:val="0"/>
              <w:marRight w:val="0"/>
              <w:marTop w:val="0"/>
              <w:marBottom w:val="0"/>
              <w:divBdr>
                <w:top w:val="none" w:sz="0" w:space="0" w:color="auto"/>
                <w:left w:val="none" w:sz="0" w:space="0" w:color="auto"/>
                <w:bottom w:val="none" w:sz="0" w:space="0" w:color="auto"/>
                <w:right w:val="none" w:sz="0" w:space="0" w:color="auto"/>
              </w:divBdr>
            </w:div>
            <w:div w:id="552237650">
              <w:marLeft w:val="0"/>
              <w:marRight w:val="0"/>
              <w:marTop w:val="0"/>
              <w:marBottom w:val="0"/>
              <w:divBdr>
                <w:top w:val="none" w:sz="0" w:space="0" w:color="auto"/>
                <w:left w:val="none" w:sz="0" w:space="0" w:color="auto"/>
                <w:bottom w:val="none" w:sz="0" w:space="0" w:color="auto"/>
                <w:right w:val="none" w:sz="0" w:space="0" w:color="auto"/>
              </w:divBdr>
            </w:div>
            <w:div w:id="1315181165">
              <w:marLeft w:val="0"/>
              <w:marRight w:val="0"/>
              <w:marTop w:val="0"/>
              <w:marBottom w:val="0"/>
              <w:divBdr>
                <w:top w:val="none" w:sz="0" w:space="0" w:color="auto"/>
                <w:left w:val="none" w:sz="0" w:space="0" w:color="auto"/>
                <w:bottom w:val="none" w:sz="0" w:space="0" w:color="auto"/>
                <w:right w:val="none" w:sz="0" w:space="0" w:color="auto"/>
              </w:divBdr>
            </w:div>
            <w:div w:id="1684819744">
              <w:marLeft w:val="0"/>
              <w:marRight w:val="0"/>
              <w:marTop w:val="0"/>
              <w:marBottom w:val="0"/>
              <w:divBdr>
                <w:top w:val="none" w:sz="0" w:space="0" w:color="auto"/>
                <w:left w:val="none" w:sz="0" w:space="0" w:color="auto"/>
                <w:bottom w:val="none" w:sz="0" w:space="0" w:color="auto"/>
                <w:right w:val="none" w:sz="0" w:space="0" w:color="auto"/>
              </w:divBdr>
            </w:div>
            <w:div w:id="401098425">
              <w:marLeft w:val="0"/>
              <w:marRight w:val="0"/>
              <w:marTop w:val="0"/>
              <w:marBottom w:val="0"/>
              <w:divBdr>
                <w:top w:val="none" w:sz="0" w:space="0" w:color="auto"/>
                <w:left w:val="none" w:sz="0" w:space="0" w:color="auto"/>
                <w:bottom w:val="none" w:sz="0" w:space="0" w:color="auto"/>
                <w:right w:val="none" w:sz="0" w:space="0" w:color="auto"/>
              </w:divBdr>
            </w:div>
            <w:div w:id="1308701520">
              <w:marLeft w:val="0"/>
              <w:marRight w:val="0"/>
              <w:marTop w:val="0"/>
              <w:marBottom w:val="0"/>
              <w:divBdr>
                <w:top w:val="none" w:sz="0" w:space="0" w:color="auto"/>
                <w:left w:val="none" w:sz="0" w:space="0" w:color="auto"/>
                <w:bottom w:val="none" w:sz="0" w:space="0" w:color="auto"/>
                <w:right w:val="none" w:sz="0" w:space="0" w:color="auto"/>
              </w:divBdr>
            </w:div>
            <w:div w:id="145366028">
              <w:marLeft w:val="0"/>
              <w:marRight w:val="0"/>
              <w:marTop w:val="0"/>
              <w:marBottom w:val="0"/>
              <w:divBdr>
                <w:top w:val="none" w:sz="0" w:space="0" w:color="auto"/>
                <w:left w:val="none" w:sz="0" w:space="0" w:color="auto"/>
                <w:bottom w:val="none" w:sz="0" w:space="0" w:color="auto"/>
                <w:right w:val="none" w:sz="0" w:space="0" w:color="auto"/>
              </w:divBdr>
            </w:div>
            <w:div w:id="2072464917">
              <w:marLeft w:val="0"/>
              <w:marRight w:val="0"/>
              <w:marTop w:val="0"/>
              <w:marBottom w:val="0"/>
              <w:divBdr>
                <w:top w:val="none" w:sz="0" w:space="0" w:color="auto"/>
                <w:left w:val="none" w:sz="0" w:space="0" w:color="auto"/>
                <w:bottom w:val="none" w:sz="0" w:space="0" w:color="auto"/>
                <w:right w:val="none" w:sz="0" w:space="0" w:color="auto"/>
              </w:divBdr>
            </w:div>
            <w:div w:id="180631094">
              <w:marLeft w:val="0"/>
              <w:marRight w:val="0"/>
              <w:marTop w:val="0"/>
              <w:marBottom w:val="0"/>
              <w:divBdr>
                <w:top w:val="none" w:sz="0" w:space="0" w:color="auto"/>
                <w:left w:val="none" w:sz="0" w:space="0" w:color="auto"/>
                <w:bottom w:val="none" w:sz="0" w:space="0" w:color="auto"/>
                <w:right w:val="none" w:sz="0" w:space="0" w:color="auto"/>
              </w:divBdr>
            </w:div>
            <w:div w:id="1340932951">
              <w:marLeft w:val="0"/>
              <w:marRight w:val="0"/>
              <w:marTop w:val="0"/>
              <w:marBottom w:val="0"/>
              <w:divBdr>
                <w:top w:val="none" w:sz="0" w:space="0" w:color="auto"/>
                <w:left w:val="none" w:sz="0" w:space="0" w:color="auto"/>
                <w:bottom w:val="none" w:sz="0" w:space="0" w:color="auto"/>
                <w:right w:val="none" w:sz="0" w:space="0" w:color="auto"/>
              </w:divBdr>
            </w:div>
            <w:div w:id="575362453">
              <w:marLeft w:val="0"/>
              <w:marRight w:val="0"/>
              <w:marTop w:val="0"/>
              <w:marBottom w:val="0"/>
              <w:divBdr>
                <w:top w:val="none" w:sz="0" w:space="0" w:color="auto"/>
                <w:left w:val="none" w:sz="0" w:space="0" w:color="auto"/>
                <w:bottom w:val="none" w:sz="0" w:space="0" w:color="auto"/>
                <w:right w:val="none" w:sz="0" w:space="0" w:color="auto"/>
              </w:divBdr>
            </w:div>
            <w:div w:id="1771773431">
              <w:marLeft w:val="0"/>
              <w:marRight w:val="0"/>
              <w:marTop w:val="0"/>
              <w:marBottom w:val="0"/>
              <w:divBdr>
                <w:top w:val="none" w:sz="0" w:space="0" w:color="auto"/>
                <w:left w:val="none" w:sz="0" w:space="0" w:color="auto"/>
                <w:bottom w:val="none" w:sz="0" w:space="0" w:color="auto"/>
                <w:right w:val="none" w:sz="0" w:space="0" w:color="auto"/>
              </w:divBdr>
            </w:div>
            <w:div w:id="672152033">
              <w:marLeft w:val="0"/>
              <w:marRight w:val="0"/>
              <w:marTop w:val="0"/>
              <w:marBottom w:val="0"/>
              <w:divBdr>
                <w:top w:val="none" w:sz="0" w:space="0" w:color="auto"/>
                <w:left w:val="none" w:sz="0" w:space="0" w:color="auto"/>
                <w:bottom w:val="none" w:sz="0" w:space="0" w:color="auto"/>
                <w:right w:val="none" w:sz="0" w:space="0" w:color="auto"/>
              </w:divBdr>
            </w:div>
            <w:div w:id="379019653">
              <w:marLeft w:val="0"/>
              <w:marRight w:val="0"/>
              <w:marTop w:val="0"/>
              <w:marBottom w:val="0"/>
              <w:divBdr>
                <w:top w:val="none" w:sz="0" w:space="0" w:color="auto"/>
                <w:left w:val="none" w:sz="0" w:space="0" w:color="auto"/>
                <w:bottom w:val="none" w:sz="0" w:space="0" w:color="auto"/>
                <w:right w:val="none" w:sz="0" w:space="0" w:color="auto"/>
              </w:divBdr>
            </w:div>
            <w:div w:id="1202667678">
              <w:marLeft w:val="0"/>
              <w:marRight w:val="0"/>
              <w:marTop w:val="0"/>
              <w:marBottom w:val="0"/>
              <w:divBdr>
                <w:top w:val="none" w:sz="0" w:space="0" w:color="auto"/>
                <w:left w:val="none" w:sz="0" w:space="0" w:color="auto"/>
                <w:bottom w:val="none" w:sz="0" w:space="0" w:color="auto"/>
                <w:right w:val="none" w:sz="0" w:space="0" w:color="auto"/>
              </w:divBdr>
            </w:div>
            <w:div w:id="282081130">
              <w:marLeft w:val="0"/>
              <w:marRight w:val="0"/>
              <w:marTop w:val="0"/>
              <w:marBottom w:val="0"/>
              <w:divBdr>
                <w:top w:val="none" w:sz="0" w:space="0" w:color="auto"/>
                <w:left w:val="none" w:sz="0" w:space="0" w:color="auto"/>
                <w:bottom w:val="none" w:sz="0" w:space="0" w:color="auto"/>
                <w:right w:val="none" w:sz="0" w:space="0" w:color="auto"/>
              </w:divBdr>
            </w:div>
            <w:div w:id="56124596">
              <w:marLeft w:val="0"/>
              <w:marRight w:val="0"/>
              <w:marTop w:val="0"/>
              <w:marBottom w:val="0"/>
              <w:divBdr>
                <w:top w:val="none" w:sz="0" w:space="0" w:color="auto"/>
                <w:left w:val="none" w:sz="0" w:space="0" w:color="auto"/>
                <w:bottom w:val="none" w:sz="0" w:space="0" w:color="auto"/>
                <w:right w:val="none" w:sz="0" w:space="0" w:color="auto"/>
              </w:divBdr>
            </w:div>
            <w:div w:id="1925335052">
              <w:marLeft w:val="0"/>
              <w:marRight w:val="0"/>
              <w:marTop w:val="0"/>
              <w:marBottom w:val="0"/>
              <w:divBdr>
                <w:top w:val="none" w:sz="0" w:space="0" w:color="auto"/>
                <w:left w:val="none" w:sz="0" w:space="0" w:color="auto"/>
                <w:bottom w:val="none" w:sz="0" w:space="0" w:color="auto"/>
                <w:right w:val="none" w:sz="0" w:space="0" w:color="auto"/>
              </w:divBdr>
            </w:div>
            <w:div w:id="307633204">
              <w:marLeft w:val="0"/>
              <w:marRight w:val="0"/>
              <w:marTop w:val="0"/>
              <w:marBottom w:val="0"/>
              <w:divBdr>
                <w:top w:val="none" w:sz="0" w:space="0" w:color="auto"/>
                <w:left w:val="none" w:sz="0" w:space="0" w:color="auto"/>
                <w:bottom w:val="none" w:sz="0" w:space="0" w:color="auto"/>
                <w:right w:val="none" w:sz="0" w:space="0" w:color="auto"/>
              </w:divBdr>
            </w:div>
            <w:div w:id="2092310231">
              <w:marLeft w:val="0"/>
              <w:marRight w:val="0"/>
              <w:marTop w:val="0"/>
              <w:marBottom w:val="0"/>
              <w:divBdr>
                <w:top w:val="none" w:sz="0" w:space="0" w:color="auto"/>
                <w:left w:val="none" w:sz="0" w:space="0" w:color="auto"/>
                <w:bottom w:val="none" w:sz="0" w:space="0" w:color="auto"/>
                <w:right w:val="none" w:sz="0" w:space="0" w:color="auto"/>
              </w:divBdr>
            </w:div>
            <w:div w:id="580914114">
              <w:marLeft w:val="0"/>
              <w:marRight w:val="0"/>
              <w:marTop w:val="0"/>
              <w:marBottom w:val="0"/>
              <w:divBdr>
                <w:top w:val="none" w:sz="0" w:space="0" w:color="auto"/>
                <w:left w:val="none" w:sz="0" w:space="0" w:color="auto"/>
                <w:bottom w:val="none" w:sz="0" w:space="0" w:color="auto"/>
                <w:right w:val="none" w:sz="0" w:space="0" w:color="auto"/>
              </w:divBdr>
            </w:div>
            <w:div w:id="662045352">
              <w:marLeft w:val="0"/>
              <w:marRight w:val="0"/>
              <w:marTop w:val="0"/>
              <w:marBottom w:val="0"/>
              <w:divBdr>
                <w:top w:val="none" w:sz="0" w:space="0" w:color="auto"/>
                <w:left w:val="none" w:sz="0" w:space="0" w:color="auto"/>
                <w:bottom w:val="none" w:sz="0" w:space="0" w:color="auto"/>
                <w:right w:val="none" w:sz="0" w:space="0" w:color="auto"/>
              </w:divBdr>
            </w:div>
            <w:div w:id="1770933087">
              <w:marLeft w:val="0"/>
              <w:marRight w:val="0"/>
              <w:marTop w:val="0"/>
              <w:marBottom w:val="0"/>
              <w:divBdr>
                <w:top w:val="none" w:sz="0" w:space="0" w:color="auto"/>
                <w:left w:val="none" w:sz="0" w:space="0" w:color="auto"/>
                <w:bottom w:val="none" w:sz="0" w:space="0" w:color="auto"/>
                <w:right w:val="none" w:sz="0" w:space="0" w:color="auto"/>
              </w:divBdr>
            </w:div>
            <w:div w:id="114718868">
              <w:marLeft w:val="0"/>
              <w:marRight w:val="0"/>
              <w:marTop w:val="0"/>
              <w:marBottom w:val="0"/>
              <w:divBdr>
                <w:top w:val="none" w:sz="0" w:space="0" w:color="auto"/>
                <w:left w:val="none" w:sz="0" w:space="0" w:color="auto"/>
                <w:bottom w:val="none" w:sz="0" w:space="0" w:color="auto"/>
                <w:right w:val="none" w:sz="0" w:space="0" w:color="auto"/>
              </w:divBdr>
            </w:div>
            <w:div w:id="1627463823">
              <w:marLeft w:val="0"/>
              <w:marRight w:val="0"/>
              <w:marTop w:val="0"/>
              <w:marBottom w:val="0"/>
              <w:divBdr>
                <w:top w:val="none" w:sz="0" w:space="0" w:color="auto"/>
                <w:left w:val="none" w:sz="0" w:space="0" w:color="auto"/>
                <w:bottom w:val="none" w:sz="0" w:space="0" w:color="auto"/>
                <w:right w:val="none" w:sz="0" w:space="0" w:color="auto"/>
              </w:divBdr>
            </w:div>
            <w:div w:id="594242498">
              <w:marLeft w:val="0"/>
              <w:marRight w:val="0"/>
              <w:marTop w:val="0"/>
              <w:marBottom w:val="0"/>
              <w:divBdr>
                <w:top w:val="none" w:sz="0" w:space="0" w:color="auto"/>
                <w:left w:val="none" w:sz="0" w:space="0" w:color="auto"/>
                <w:bottom w:val="none" w:sz="0" w:space="0" w:color="auto"/>
                <w:right w:val="none" w:sz="0" w:space="0" w:color="auto"/>
              </w:divBdr>
            </w:div>
            <w:div w:id="48536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52072">
      <w:bodyDiv w:val="1"/>
      <w:marLeft w:val="0"/>
      <w:marRight w:val="0"/>
      <w:marTop w:val="0"/>
      <w:marBottom w:val="0"/>
      <w:divBdr>
        <w:top w:val="none" w:sz="0" w:space="0" w:color="auto"/>
        <w:left w:val="none" w:sz="0" w:space="0" w:color="auto"/>
        <w:bottom w:val="none" w:sz="0" w:space="0" w:color="auto"/>
        <w:right w:val="none" w:sz="0" w:space="0" w:color="auto"/>
      </w:divBdr>
      <w:divsChild>
        <w:div w:id="1897466917">
          <w:marLeft w:val="0"/>
          <w:marRight w:val="0"/>
          <w:marTop w:val="240"/>
          <w:marBottom w:val="360"/>
          <w:divBdr>
            <w:top w:val="none" w:sz="0" w:space="0" w:color="auto"/>
            <w:left w:val="none" w:sz="0" w:space="0" w:color="auto"/>
            <w:bottom w:val="none" w:sz="0" w:space="0" w:color="auto"/>
            <w:right w:val="none" w:sz="0" w:space="0" w:color="auto"/>
          </w:divBdr>
        </w:div>
      </w:divsChild>
    </w:div>
    <w:div w:id="1892224785">
      <w:bodyDiv w:val="1"/>
      <w:marLeft w:val="0"/>
      <w:marRight w:val="0"/>
      <w:marTop w:val="0"/>
      <w:marBottom w:val="0"/>
      <w:divBdr>
        <w:top w:val="none" w:sz="0" w:space="0" w:color="auto"/>
        <w:left w:val="none" w:sz="0" w:space="0" w:color="auto"/>
        <w:bottom w:val="none" w:sz="0" w:space="0" w:color="auto"/>
        <w:right w:val="none" w:sz="0" w:space="0" w:color="auto"/>
      </w:divBdr>
    </w:div>
    <w:div w:id="1947958007">
      <w:bodyDiv w:val="1"/>
      <w:marLeft w:val="0"/>
      <w:marRight w:val="0"/>
      <w:marTop w:val="0"/>
      <w:marBottom w:val="0"/>
      <w:divBdr>
        <w:top w:val="none" w:sz="0" w:space="0" w:color="auto"/>
        <w:left w:val="none" w:sz="0" w:space="0" w:color="auto"/>
        <w:bottom w:val="none" w:sz="0" w:space="0" w:color="auto"/>
        <w:right w:val="none" w:sz="0" w:space="0" w:color="auto"/>
      </w:divBdr>
    </w:div>
    <w:div w:id="1961060618">
      <w:bodyDiv w:val="1"/>
      <w:marLeft w:val="0"/>
      <w:marRight w:val="0"/>
      <w:marTop w:val="0"/>
      <w:marBottom w:val="0"/>
      <w:divBdr>
        <w:top w:val="none" w:sz="0" w:space="0" w:color="auto"/>
        <w:left w:val="none" w:sz="0" w:space="0" w:color="auto"/>
        <w:bottom w:val="none" w:sz="0" w:space="0" w:color="auto"/>
        <w:right w:val="none" w:sz="0" w:space="0" w:color="auto"/>
      </w:divBdr>
    </w:div>
    <w:div w:id="1964454725">
      <w:bodyDiv w:val="1"/>
      <w:marLeft w:val="0"/>
      <w:marRight w:val="0"/>
      <w:marTop w:val="0"/>
      <w:marBottom w:val="0"/>
      <w:divBdr>
        <w:top w:val="none" w:sz="0" w:space="0" w:color="auto"/>
        <w:left w:val="none" w:sz="0" w:space="0" w:color="auto"/>
        <w:bottom w:val="none" w:sz="0" w:space="0" w:color="auto"/>
        <w:right w:val="none" w:sz="0" w:space="0" w:color="auto"/>
      </w:divBdr>
    </w:div>
    <w:div w:id="1997298439">
      <w:bodyDiv w:val="1"/>
      <w:marLeft w:val="0"/>
      <w:marRight w:val="0"/>
      <w:marTop w:val="0"/>
      <w:marBottom w:val="0"/>
      <w:divBdr>
        <w:top w:val="none" w:sz="0" w:space="0" w:color="auto"/>
        <w:left w:val="none" w:sz="0" w:space="0" w:color="auto"/>
        <w:bottom w:val="none" w:sz="0" w:space="0" w:color="auto"/>
        <w:right w:val="none" w:sz="0" w:space="0" w:color="auto"/>
      </w:divBdr>
    </w:div>
    <w:div w:id="2003005731">
      <w:bodyDiv w:val="1"/>
      <w:marLeft w:val="0"/>
      <w:marRight w:val="0"/>
      <w:marTop w:val="0"/>
      <w:marBottom w:val="0"/>
      <w:divBdr>
        <w:top w:val="none" w:sz="0" w:space="0" w:color="auto"/>
        <w:left w:val="none" w:sz="0" w:space="0" w:color="auto"/>
        <w:bottom w:val="none" w:sz="0" w:space="0" w:color="auto"/>
        <w:right w:val="none" w:sz="0" w:space="0" w:color="auto"/>
      </w:divBdr>
    </w:div>
    <w:div w:id="2096659097">
      <w:bodyDiv w:val="1"/>
      <w:marLeft w:val="0"/>
      <w:marRight w:val="0"/>
      <w:marTop w:val="0"/>
      <w:marBottom w:val="0"/>
      <w:divBdr>
        <w:top w:val="none" w:sz="0" w:space="0" w:color="auto"/>
        <w:left w:val="none" w:sz="0" w:space="0" w:color="auto"/>
        <w:bottom w:val="none" w:sz="0" w:space="0" w:color="auto"/>
        <w:right w:val="none" w:sz="0" w:space="0" w:color="auto"/>
      </w:divBdr>
    </w:div>
    <w:div w:id="2112821673">
      <w:bodyDiv w:val="1"/>
      <w:marLeft w:val="0"/>
      <w:marRight w:val="0"/>
      <w:marTop w:val="0"/>
      <w:marBottom w:val="0"/>
      <w:divBdr>
        <w:top w:val="none" w:sz="0" w:space="0" w:color="auto"/>
        <w:left w:val="none" w:sz="0" w:space="0" w:color="auto"/>
        <w:bottom w:val="none" w:sz="0" w:space="0" w:color="auto"/>
        <w:right w:val="none" w:sz="0" w:space="0" w:color="auto"/>
      </w:divBdr>
      <w:divsChild>
        <w:div w:id="1874807229">
          <w:marLeft w:val="0"/>
          <w:marRight w:val="0"/>
          <w:marTop w:val="120"/>
          <w:marBottom w:val="120"/>
          <w:divBdr>
            <w:top w:val="none" w:sz="0" w:space="0" w:color="auto"/>
            <w:left w:val="none" w:sz="0" w:space="0" w:color="auto"/>
            <w:bottom w:val="none" w:sz="0" w:space="0" w:color="auto"/>
            <w:right w:val="none" w:sz="0" w:space="0" w:color="auto"/>
          </w:divBdr>
          <w:divsChild>
            <w:div w:id="1253925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205622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github.com/PacktPublishing/AutoCAD-2025-Best-Practices-Tips-and-Techniques" TargetMode="External"/><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microsoft.com/office/2011/relationships/people" Target="people.xml"/><Relationship Id="rId5" Type="http://schemas.openxmlformats.org/officeDocument/2006/relationships/customXml" Target="../customXml/item5.xml"/><Relationship Id="rId61" Type="http://schemas.openxmlformats.org/officeDocument/2006/relationships/image" Target="media/image50.png"/><Relationship Id="rId19" Type="http://schemas.openxmlformats.org/officeDocument/2006/relationships/image" Target="media/image8.png"/><Relationship Id="rId14" Type="http://schemas.microsoft.com/office/2016/09/relationships/commentsIds" Target="commentsId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7.png"/><Relationship Id="rId39" Type="http://schemas.openxmlformats.org/officeDocument/2006/relationships/image" Target="media/image2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wmf"/><Relationship Id="rId5" Type="http://schemas.openxmlformats.org/officeDocument/2006/relationships/image" Target="media/image5.png"/><Relationship Id="rId4" Type="http://schemas.openxmlformats.org/officeDocument/2006/relationships/image" Target="media/image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p:properties xmlns:p="http://schemas.microsoft.com/office/2006/metadata/properties" xmlns:xsi="http://www.w3.org/2001/XMLSchema-instance" xmlns:pc="http://schemas.microsoft.com/office/infopath/2007/PartnerControls">
  <documentManagement>
    <Notes xmlns="f4287df7-c0e0-444d-ba8d-6c830a3079b3" xsi:nil="true"/>
    <AssetType xmlns="f4287df7-c0e0-444d-ba8d-6c830a3079b3" xsi:nil="true"/>
    <AssetNumber xmlns="f4287df7-c0e0-444d-ba8d-6c830a3079b3" xsi:nil="true"/>
    <lcf76f155ced4ddcb4097134ff3c332f xmlns="f4287df7-c0e0-444d-ba8d-6c830a3079b3">
      <Terms xmlns="http://schemas.microsoft.com/office/infopath/2007/PartnerControls"/>
    </lcf76f155ced4ddcb4097134ff3c332f>
    <TaxCatchAll xmlns="c866c9ed-2f7a-4860-bf57-8153ff3a210a" xsi:nil="true"/>
    <DaysAllocated xmlns="f4287df7-c0e0-444d-ba8d-6c830a3079b3">1</DaysAllocated>
    <Early_x0020_Access xmlns="f4287df7-c0e0-444d-ba8d-6c830a3079b3">false</Early_x0020_Access>
    <Editorial_x0020_Score xmlns="f4287df7-c0e0-444d-ba8d-6c830a3079b3" xsi:nil="true"/>
    <AssetStage xmlns="f4287df7-c0e0-444d-ba8d-6c830a3079b3">Final Draft Revision</AssetStage>
    <NoteforSelf xmlns="f4287df7-c0e0-444d-ba8d-6c830a3079b3" xsi:nil="true"/>
    <PageCount xmlns="f4287df7-c0e0-444d-ba8d-6c830a3079b3">42</PageCount>
    <Category xmlns="f4287df7-c0e0-444d-ba8d-6c830a3079b3" xsi:nil="true"/>
    <PlagiarismOriginality xmlns="f4287df7-c0e0-444d-ba8d-6c830a3079b3" xsi:nil="true"/>
    <ReviewerNames xmlns="f4287df7-c0e0-444d-ba8d-6c830a3079b3" xsi:nil="true"/>
    <NameoftheTR xmlns="f4287df7-c0e0-444d-ba8d-6c830a3079b3">
      <UserInfo>
        <DisplayName/>
        <AccountId xsi:nil="true"/>
        <AccountType/>
      </UserInfo>
    </NameoftheTR>
    <ReviewerName xmlns="f4287df7-c0e0-444d-ba8d-6c830a3079b3" xsi:nil="true"/>
    <Trial xmlns="f4287df7-c0e0-444d-ba8d-6c830a3079b3" xsi:nil="true"/>
    <TRName xmlns="f4287df7-c0e0-444d-ba8d-6c830a3079b3" xsi:nil="true"/>
    <ReviewerName1 xmlns="f4287df7-c0e0-444d-ba8d-6c830a3079b3" xsi:nil="true"/>
    <ReviewerName10 xmlns="f4287df7-c0e0-444d-ba8d-6c830a3079b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0722B58C1B4F6479F5D6A8E069F2686" ma:contentTypeVersion="41" ma:contentTypeDescription="Create a new document." ma:contentTypeScope="" ma:versionID="2f6201e0e1f05bab02f0a976ca42ddc4">
  <xsd:schema xmlns:xsd="http://www.w3.org/2001/XMLSchema" xmlns:xs="http://www.w3.org/2001/XMLSchema" xmlns:p="http://schemas.microsoft.com/office/2006/metadata/properties" xmlns:ns2="f4287df7-c0e0-444d-ba8d-6c830a3079b3" xmlns:ns3="c866c9ed-2f7a-4860-bf57-8153ff3a210a" targetNamespace="http://schemas.microsoft.com/office/2006/metadata/properties" ma:root="true" ma:fieldsID="22a0483fbbbc1c0206b439f6b14930e3" ns2:_="" ns3:_="">
    <xsd:import namespace="f4287df7-c0e0-444d-ba8d-6c830a3079b3"/>
    <xsd:import namespace="c866c9ed-2f7a-4860-bf57-8153ff3a210a"/>
    <xsd:element name="properties">
      <xsd:complexType>
        <xsd:sequence>
          <xsd:element name="documentManagement">
            <xsd:complexType>
              <xsd:all>
                <xsd:element ref="ns2:AssetNumber" minOccurs="0"/>
                <xsd:element ref="ns2:AssetStage" minOccurs="0"/>
                <xsd:element ref="ns2:AssetType" minOccurs="0"/>
                <xsd:element ref="ns2:Category" minOccurs="0"/>
                <xsd:element ref="ns2:Early_x0020_Access" minOccurs="0"/>
                <xsd:element ref="ns2:PlagiarismOriginality" minOccurs="0"/>
                <xsd:element ref="ns2:PageCount" minOccurs="0"/>
                <xsd:element ref="ns2:DaysAllocated" minOccurs="0"/>
                <xsd:element ref="ns2:Editorial_x0020_Score" minOccurs="0"/>
                <xsd:element ref="ns2:Notes" minOccurs="0"/>
                <xsd:element ref="ns2:ReviewerName" minOccurs="0"/>
                <xsd:element ref="ns2:NoteforSelf" minOccurs="0"/>
                <xsd:element ref="ns2:Trial"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lcf76f155ced4ddcb4097134ff3c332f" minOccurs="0"/>
                <xsd:element ref="ns3:TaxCatchAll" minOccurs="0"/>
                <xsd:element ref="ns2:MediaServiceSearchProperties" minOccurs="0"/>
                <xsd:element ref="ns2:MediaServiceMetadata" minOccurs="0"/>
                <xsd:element ref="ns2:MediaServiceFastMetadata" minOccurs="0"/>
                <xsd:element ref="ns2:MediaServiceObjectDetectorVersions" minOccurs="0"/>
                <xsd:element ref="ns3:SharedWithUsers" minOccurs="0"/>
                <xsd:element ref="ns3:SharedWithDetails" minOccurs="0"/>
                <xsd:element ref="ns2:TRName" minOccurs="0"/>
                <xsd:element ref="ns2:NameoftheTR" minOccurs="0"/>
                <xsd:element ref="ns2:ReviewerNames" minOccurs="0"/>
                <xsd:element ref="ns2:ReviewerName1" minOccurs="0"/>
                <xsd:element ref="ns2:ReviewerName1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87df7-c0e0-444d-ba8d-6c830a3079b3" elementFormDefault="qualified">
    <xsd:import namespace="http://schemas.microsoft.com/office/2006/documentManagement/types"/>
    <xsd:import namespace="http://schemas.microsoft.com/office/infopath/2007/PartnerControls"/>
    <xsd:element name="AssetNumber" ma:index="2" nillable="true" ma:displayName="Asset Number" ma:description="This is the asset number of the project and no asset type should have same numbers" ma:format="Dropdown" ma:internalName="AssetNumber" ma:readOnly="false">
      <xsd:simpleType>
        <xsd:union memberTypes="dms:Text">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enumeration value="14"/>
              <xsd:enumeration value="15"/>
              <xsd:enumeration value="16"/>
              <xsd:enumeration value="17"/>
              <xsd:enumeration value="18"/>
              <xsd:enumeration value="19"/>
              <xsd:enumeration value="20"/>
              <xsd:enumeration value="21"/>
              <xsd:enumeration value="22"/>
              <xsd:enumeration value="23"/>
              <xsd:enumeration value="24"/>
              <xsd:enumeration value="25"/>
              <xsd:enumeration value="26"/>
              <xsd:enumeration value="27"/>
              <xsd:enumeration value="28"/>
              <xsd:enumeration value="29"/>
              <xsd:enumeration value="30"/>
              <xsd:enumeration value="31"/>
              <xsd:enumeration value="32"/>
              <xsd:enumeration value="33"/>
              <xsd:enumeration value="34"/>
              <xsd:enumeration value="35"/>
              <xsd:enumeration value="36"/>
              <xsd:enumeration value="37"/>
              <xsd:enumeration value="38"/>
              <xsd:enumeration value="39"/>
              <xsd:enumeration value="40"/>
            </xsd:restriction>
          </xsd:simpleType>
        </xsd:union>
      </xsd:simpleType>
    </xsd:element>
    <xsd:element name="AssetStage" ma:index="3" nillable="true" ma:displayName="Asset Stage" ma:description="This is the current stage of the asset." ma:format="Dropdown" ma:internalName="AssetStage" ma:readOnly="false">
      <xsd:simpleType>
        <xsd:union memberTypes="dms:Text">
          <xsd:simpleType>
            <xsd:restriction base="dms:Choice">
              <xsd:enumeration value="Draft Submission"/>
              <xsd:enumeration value="Preliminary Draft Acceptance"/>
              <xsd:enumeration value="Technical Review Sent"/>
              <xsd:enumeration value="Technical Review Received"/>
              <xsd:enumeration value="Rewrites Sent"/>
              <xsd:enumeration value="Final Draft Submission"/>
              <xsd:enumeration value="Final Draft Revision"/>
              <xsd:enumeration value="Final Draft Revision Received"/>
              <xsd:enumeration value="Final Draft Acceptance"/>
              <xsd:enumeration value="Technical Editing"/>
              <xsd:enumeration value="Copy Edit Submission"/>
              <xsd:enumeration value="Copy Editing Done"/>
              <xsd:enumeration value="Placed for Image Checks"/>
              <xsd:enumeration value="Placed for Indexing"/>
              <xsd:enumeration value="Indexing Done"/>
              <xsd:enumeration value="Layout Done"/>
              <xsd:enumeration value="Proof Read Submission"/>
              <xsd:enumeration value="Proof Reading Done"/>
              <xsd:enumeration value="PR - CDE Checks"/>
              <xsd:enumeration value="Pre Final"/>
              <xsd:enumeration value="Prefinal Submission"/>
              <xsd:enumeration value="Prefinal Review"/>
              <xsd:enumeration value="Author - CDE Checks"/>
              <xsd:enumeration value="Finals Completed"/>
              <xsd:enumeration value="Editor Finalization"/>
              <xsd:enumeration value="Indexer Finalization"/>
              <xsd:enumeration value="Production Designer Finalization"/>
              <xsd:enumeration value="Portfolio Director Checks"/>
              <xsd:enumeration value="Upload"/>
              <xsd:enumeration value="Graphic and Code Bundle"/>
              <xsd:enumeration value="Post Upload"/>
              <xsd:enumeration value="Published"/>
              <xsd:enumeration value="1st Preliminary Draft Revision"/>
              <xsd:enumeration value="1st Revision Submission"/>
              <xsd:enumeration value="2nd Preliminary Draft Revision"/>
              <xsd:enumeration value="2nd Revision Submission"/>
              <xsd:enumeration value="3rd Preliminary Draft Revision"/>
              <xsd:enumeration value="3rd Revision Submission"/>
              <xsd:enumeration value="Draft Ready for Review"/>
              <xsd:enumeration value="Rewrites Ready"/>
              <xsd:enumeration value="Finalization Started"/>
              <xsd:enumeration value="Book Clubbed"/>
              <xsd:enumeration value="LSE Submission"/>
              <xsd:enumeration value="LSE Done"/>
              <xsd:enumeration value="Image Received"/>
              <xsd:enumeration value="Image Accepted"/>
              <xsd:enumeration value="Image Rejected"/>
              <xsd:enumeration value="Image Needs Redraw"/>
              <xsd:enumeration value="Image Redrawn"/>
              <xsd:enumeration value="Image Finalized"/>
            </xsd:restriction>
          </xsd:simpleType>
        </xsd:union>
      </xsd:simpleType>
    </xsd:element>
    <xsd:element name="AssetType" ma:index="4" nillable="true" ma:displayName="Asset Type" ma:description="This is the type of Asset related to the product development" ma:format="Dropdown" ma:internalName="AssetType" ma:readOnly="false">
      <xsd:simpleType>
        <xsd:restriction base="dms:Choice">
          <xsd:enumeration value="Chapter"/>
          <xsd:enumeration value="Video"/>
          <xsd:enumeration value="Index"/>
          <xsd:enumeration value="Front Matter"/>
          <xsd:enumeration value="Back Matter"/>
          <xsd:enumeration value="Code"/>
          <xsd:enumeration value="Book"/>
          <xsd:enumeration value="Graphic"/>
          <xsd:enumeration value="Other"/>
        </xsd:restriction>
      </xsd:simpleType>
    </xsd:element>
    <xsd:element name="Category" ma:index="5" nillable="true" ma:displayName="Category" ma:format="Dropdown" ma:internalName="Category" ma:readOnly="false">
      <xsd:simpleType>
        <xsd:union memberTypes="dms:Text">
          <xsd:simpleType>
            <xsd:restriction base="dms:Choice">
              <xsd:enumeration value="A&amp;C"/>
              <xsd:enumeration value="C&amp;T"/>
              <xsd:enumeration value="Programming"/>
              <xsd:enumeration value="Data"/>
            </xsd:restriction>
          </xsd:simpleType>
        </xsd:union>
      </xsd:simpleType>
    </xsd:element>
    <xsd:element name="Early_x0020_Access" ma:index="6" nillable="true" ma:displayName="Early Access" ma:default="0" ma:description="This is an option which you select when you want the chapter to be a part of the Early Access" ma:internalName="Early_x0020_Access" ma:readOnly="false">
      <xsd:simpleType>
        <xsd:restriction base="dms:Boolean"/>
      </xsd:simpleType>
    </xsd:element>
    <xsd:element name="PlagiarismOriginality" ma:index="7" nillable="true" ma:displayName="Plagiarism Originality" ma:description="This is a column to fill the plagiarism originality scores" ma:format="Dropdown" ma:internalName="PlagiarismOriginality" ma:readOnly="false" ma:percentage="FALSE">
      <xsd:simpleType>
        <xsd:restriction base="dms:Number"/>
      </xsd:simpleType>
    </xsd:element>
    <xsd:element name="PageCount" ma:index="8" nillable="true" ma:displayName="Page Count" ma:format="Dropdown" ma:internalName="PageCount" ma:readOnly="false" ma:percentage="FALSE">
      <xsd:simpleType>
        <xsd:restriction base="dms:Number"/>
      </xsd:simpleType>
    </xsd:element>
    <xsd:element name="DaysAllocated" ma:index="9" nillable="true" ma:displayName="Days Allocated" ma:decimals="0" ma:default="1" ma:format="Dropdown" ma:internalName="DaysAllocated" ma:readOnly="false" ma:percentage="FALSE">
      <xsd:simpleType>
        <xsd:restriction base="dms:Number"/>
      </xsd:simpleType>
    </xsd:element>
    <xsd:element name="Editorial_x0020_Score" ma:index="10" nillable="true" ma:displayName="TR Score" ma:decimals="1" ma:format="Dropdown" ma:internalName="Editorial_x0020_Score" ma:readOnly="false" ma:percentage="FALSE">
      <xsd:simpleType>
        <xsd:restriction base="dms:Number">
          <xsd:maxInclusive value="10"/>
          <xsd:minInclusive value="1"/>
        </xsd:restriction>
      </xsd:simpleType>
    </xsd:element>
    <xsd:element name="Notes" ma:index="11" nillable="true" ma:displayName="Notes" ma:format="Dropdown" ma:internalName="Notes" ma:readOnly="false">
      <xsd:simpleType>
        <xsd:restriction base="dms:Text">
          <xsd:maxLength value="255"/>
        </xsd:restriction>
      </xsd:simpleType>
    </xsd:element>
    <xsd:element name="ReviewerName" ma:index="12" nillable="true" ma:displayName="Reviewer Name" ma:format="Dropdown" ma:internalName="ReviewerName" ma:readOnly="false">
      <xsd:simpleType>
        <xsd:restriction base="dms:Text">
          <xsd:maxLength value="255"/>
        </xsd:restriction>
      </xsd:simpleType>
    </xsd:element>
    <xsd:element name="NoteforSelf" ma:index="13" nillable="true" ma:displayName="TR Name 1" ma:description="&quot;attack&quot; in &quot;Compressor&quot; bullet point&#10;&#10;I am keeping this highlighted so that I can explain what Attack (technical sound term) means in the Glossary." ma:format="Dropdown" ma:hidden="true" ma:internalName="NoteforSelf" ma:readOnly="false">
      <xsd:simpleType>
        <xsd:restriction base="dms:Note"/>
      </xsd:simpleType>
    </xsd:element>
    <xsd:element name="Trial" ma:index="14" nillable="true" ma:displayName="Trial" ma:description="TR Names here" ma:format="Dropdown" ma:hidden="true" ma:internalName="Trial" ma:readOnly="false">
      <xsd:simpleType>
        <xsd:restriction base="dms:Text">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AutoTags" ma:index="17" nillable="true" ma:displayName="Tags" ma:hidden="true" ma:internalName="MediaServiceAutoTags" ma:readOnly="true">
      <xsd:simpleType>
        <xsd:restriction base="dms:Text"/>
      </xsd:simpleType>
    </xsd:element>
    <xsd:element name="MediaServiceOCR" ma:index="18" nillable="true" ma:displayName="Extracted Text" ma:hidden="true" ma:internalName="MediaServiceOCR"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ServiceLocation" ma:index="22" nillable="true" ma:displayName="Location" ma:hidden="true" ma:internalName="MediaServiceLocation" ma:readOnly="true">
      <xsd:simpleType>
        <xsd:restriction base="dms:Text"/>
      </xsd:simpleType>
    </xsd:element>
    <xsd:element name="MediaLengthInSeconds" ma:index="25" nillable="true" ma:displayName="Length (seconds)" ma:hidden="true" ma:internalName="MediaLengthInSeconds" ma:readOnly="true">
      <xsd:simpleType>
        <xsd:restriction base="dms:Unknown"/>
      </xsd:simpleType>
    </xsd:element>
    <xsd:element name="lcf76f155ced4ddcb4097134ff3c332f" ma:index="29"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33" nillable="true" ma:displayName="MediaServiceSearchProperties" ma:hidden="true" ma:internalName="MediaServiceSearchProperties" ma:readOnly="true">
      <xsd:simpleType>
        <xsd:restriction base="dms:Note"/>
      </xsd:simpleType>
    </xsd:element>
    <xsd:element name="MediaServiceMetadata" ma:index="34" nillable="true" ma:displayName="MediaServiceMetadata" ma:hidden="true" ma:internalName="MediaServiceMetadata" ma:readOnly="true">
      <xsd:simpleType>
        <xsd:restriction base="dms:Note"/>
      </xsd:simpleType>
    </xsd:element>
    <xsd:element name="MediaServiceFastMetadata" ma:index="35" nillable="true" ma:displayName="MediaServiceFastMetadata" ma:hidden="true" ma:internalName="MediaServiceFastMetadata" ma:readOnly="true">
      <xsd:simpleType>
        <xsd:restriction base="dms:Note"/>
      </xsd:simpleType>
    </xsd:element>
    <xsd:element name="MediaServiceObjectDetectorVersions" ma:index="36" nillable="true" ma:displayName="MediaServiceObjectDetectorVersions" ma:description="" ma:hidden="true" ma:indexed="true" ma:internalName="MediaServiceObjectDetectorVersions" ma:readOnly="true">
      <xsd:simpleType>
        <xsd:restriction base="dms:Text"/>
      </xsd:simpleType>
    </xsd:element>
    <xsd:element name="TRName" ma:index="39" nillable="true" ma:displayName="Reviewer" ma:format="Dropdown" ma:hidden="true" ma:internalName="TRName">
      <xsd:simpleType>
        <xsd:restriction base="dms:Text">
          <xsd:maxLength value="255"/>
        </xsd:restriction>
      </xsd:simpleType>
    </xsd:element>
    <xsd:element name="NameoftheTR" ma:index="40" nillable="true" ma:displayName="Name of the TR" ma:format="Dropdown" ma:hidden="true" ma:list="UserInfo" ma:SharePointGroup="0" ma:internalName="NameoftheT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viewerNames" ma:index="41" nillable="true" ma:displayName="Reviewer Names" ma:format="Dropdown" ma:hidden="true" ma:internalName="ReviewerNames" ma:readOnly="false">
      <xsd:simpleType>
        <xsd:restriction base="dms:Text">
          <xsd:maxLength value="255"/>
        </xsd:restriction>
      </xsd:simpleType>
    </xsd:element>
    <xsd:element name="ReviewerName1" ma:index="42" nillable="true" ma:displayName="Reviewer Name1" ma:format="Dropdown" ma:hidden="true" ma:internalName="ReviewerName1" ma:readOnly="false">
      <xsd:simpleType>
        <xsd:restriction base="dms:Text">
          <xsd:maxLength value="255"/>
        </xsd:restriction>
      </xsd:simpleType>
    </xsd:element>
    <xsd:element name="ReviewerName10" ma:index="43" nillable="true" ma:displayName="Reviewer Name 1" ma:format="Dropdown" ma:hidden="true" ma:internalName="ReviewerName10"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TaxCatchAll" ma:index="30" nillable="true" ma:displayName="Taxonomy Catch All Column" ma:hidden="true" ma:list="{b0b99e7b-2d5c-4d76-8978-e279b984ef45}" ma:internalName="TaxCatchAll" ma:readOnly="false" ma:showField="CatchAllData" ma:web="c866c9ed-2f7a-4860-bf57-8153ff3a210a">
      <xsd:complexType>
        <xsd:complexContent>
          <xsd:extension base="dms:MultiChoiceLookup">
            <xsd:sequence>
              <xsd:element name="Value" type="dms:Lookup" maxOccurs="unbounded" minOccurs="0" nillable="true"/>
            </xsd:sequence>
          </xsd:extension>
        </xsd:complexContent>
      </xsd:complexType>
    </xsd:element>
    <xsd:element name="SharedWithUsers" ma:index="3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7AAEAC-2F32-4A55-931D-078FCD07EA9F}">
  <ds:schemaRefs>
    <ds:schemaRef ds:uri="http://schemas.microsoft.com/office/2006/metadata/properties"/>
    <ds:schemaRef ds:uri="http://schemas.microsoft.com/office/infopath/2007/PartnerControls"/>
    <ds:schemaRef ds:uri="f4287df7-c0e0-444d-ba8d-6c830a3079b3"/>
    <ds:schemaRef ds:uri="c866c9ed-2f7a-4860-bf57-8153ff3a210a"/>
  </ds:schemaRefs>
</ds:datastoreItem>
</file>

<file path=customXml/itemProps3.xml><?xml version="1.0" encoding="utf-8"?>
<ds:datastoreItem xmlns:ds="http://schemas.openxmlformats.org/officeDocument/2006/customXml" ds:itemID="{F7D77D06-0D65-432B-9736-2A52148E70F7}">
  <ds:schemaRefs>
    <ds:schemaRef ds:uri="http://schemas.microsoft.com/sharepoint/v3/contenttype/forms"/>
  </ds:schemaRefs>
</ds:datastoreItem>
</file>

<file path=customXml/itemProps4.xml><?xml version="1.0" encoding="utf-8"?>
<ds:datastoreItem xmlns:ds="http://schemas.openxmlformats.org/officeDocument/2006/customXml" ds:itemID="{5B9265CA-EDD1-4506-8E9F-78A17C9F359D}"/>
</file>

<file path=customXml/itemProps5.xml><?xml version="1.0" encoding="utf-8"?>
<ds:datastoreItem xmlns:ds="http://schemas.openxmlformats.org/officeDocument/2006/customXml" ds:itemID="{2E0D2979-7B1C-4BE3-8886-24919138A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8478</TotalTime>
  <Pages>47</Pages>
  <Words>8199</Words>
  <Characters>40422</Characters>
  <Application>Microsoft Office Word</Application>
  <DocSecurity>0</DocSecurity>
  <Lines>1036</Lines>
  <Paragraphs>725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Murtaza Tinwala</dc:creator>
  <cp:lastModifiedBy>jeanne aarhus</cp:lastModifiedBy>
  <cp:revision>986</cp:revision>
  <dcterms:created xsi:type="dcterms:W3CDTF">2023-08-11T12:22:00Z</dcterms:created>
  <dcterms:modified xsi:type="dcterms:W3CDTF">2024-07-16T21:08:00Z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0x010100F0722B58C1B4F6479F5D6A8E069F2686</vt:lpwstr>
  </property>
  <property fmtid="{D5CDD505-2E9C-101B-9397-08002B2CF9AE}" pid="3" name="KSOProductBuildVer">
    <vt:lpwstr>1033-11.1.0.10161</vt:lpwstr>
  </property>
  <property fmtid="{D5CDD505-2E9C-101B-9397-08002B2CF9AE}" pid="4" name="GrammarlyDocumentId">
    <vt:lpwstr>fe702208e5d3990b1767faa5d0b9d4dda8cdc3b4182b0e0ed07fdd60afeb3ed3</vt:lpwstr>
  </property>
  <property fmtid="{D5CDD505-2E9C-101B-9397-08002B2CF9AE}" pid="5" name="MediaServiceImageTags">
    <vt:lpwstr/>
  </property>
  <property fmtid="{D5CDD505-2E9C-101B-9397-08002B2CF9AE}" pid="6" name="_ExtendedDescription">
    <vt:lpwstr/>
  </property>
</Properties>
</file>